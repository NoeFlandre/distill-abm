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04CFF4" w14:textId="415D293E" w:rsidR="004E7516" w:rsidRDefault="004E7516">
      <w:pPr>
        <w:rPr>
          <w:rFonts w:ascii="Times New Roman" w:hAnsi="Times New Roman" w:cs="Times New Roman"/>
          <w:lang w:val="fr-FR"/>
        </w:rPr>
      </w:pPr>
    </w:p>
    <w:p w14:paraId="7A85629E" w14:textId="5129C9C9" w:rsidR="00FA7506" w:rsidRDefault="00FA7506">
      <w:pPr>
        <w:rPr>
          <w:rFonts w:ascii="Times New Roman" w:hAnsi="Times New Roman" w:cs="Times New Roman"/>
          <w:b/>
          <w:bCs/>
          <w:lang w:val="fr-FR"/>
        </w:rPr>
      </w:pPr>
      <w:r w:rsidRPr="00FA7506">
        <w:rPr>
          <w:rFonts w:ascii="Times New Roman" w:hAnsi="Times New Roman" w:cs="Times New Roman"/>
          <w:b/>
          <w:bCs/>
          <w:lang w:val="fr-FR"/>
        </w:rPr>
        <w:t>3.Methods</w:t>
      </w:r>
    </w:p>
    <w:p w14:paraId="7F9E6DF1" w14:textId="77777777" w:rsidR="00FA7506" w:rsidRDefault="00FA7506" w:rsidP="00FA7506">
      <w:pPr>
        <w:spacing w:before="100" w:beforeAutospacing="1" w:after="100" w:afterAutospacing="1"/>
        <w:outlineLvl w:val="3"/>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3.1 Overview</w:t>
      </w:r>
    </w:p>
    <w:p w14:paraId="2C0B65BC" w14:textId="4528CABB" w:rsidR="00FA7506" w:rsidRDefault="00347D74" w:rsidP="00FA7506">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347D74">
        <w:rPr>
          <w:rFonts w:ascii="Times New Roman" w:eastAsia="Times New Roman" w:hAnsi="Times New Roman" w:cs="Times New Roman"/>
          <w:b/>
          <w:bCs/>
          <w:noProof/>
          <w:kern w:val="0"/>
          <w:lang w:eastAsia="en-GB"/>
          <w14:ligatures w14:val="none"/>
        </w:rPr>
        <w:drawing>
          <wp:inline distT="0" distB="0" distL="0" distR="0" wp14:anchorId="48F638EE" wp14:editId="5D156A59">
            <wp:extent cx="5731510" cy="2832100"/>
            <wp:effectExtent l="0" t="0" r="0" b="0"/>
            <wp:docPr id="1577926006"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26006" name="Picture 1" descr="A diagram of a process&#10;&#10;Description automatically generated"/>
                    <pic:cNvPicPr/>
                  </pic:nvPicPr>
                  <pic:blipFill>
                    <a:blip r:embed="rId8"/>
                    <a:stretch>
                      <a:fillRect/>
                    </a:stretch>
                  </pic:blipFill>
                  <pic:spPr>
                    <a:xfrm>
                      <a:off x="0" y="0"/>
                      <a:ext cx="5731510" cy="2832100"/>
                    </a:xfrm>
                    <a:prstGeom prst="rect">
                      <a:avLst/>
                    </a:prstGeom>
                  </pic:spPr>
                </pic:pic>
              </a:graphicData>
            </a:graphic>
          </wp:inline>
        </w:drawing>
      </w:r>
    </w:p>
    <w:p w14:paraId="5A977BC8" w14:textId="77777777" w:rsidR="00FA7506" w:rsidRDefault="00FA7506" w:rsidP="00FA7506">
      <w:pPr>
        <w:spacing w:before="100" w:beforeAutospacing="1" w:after="100" w:afterAutospacing="1"/>
        <w:outlineLvl w:val="3"/>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 xml:space="preserve">Figure X : </w:t>
      </w:r>
      <w:r w:rsidRPr="00725BF5">
        <w:rPr>
          <w:rFonts w:ascii="Times New Roman" w:eastAsia="Times New Roman" w:hAnsi="Times New Roman" w:cs="Times New Roman"/>
          <w:kern w:val="0"/>
          <w:lang w:val="en-US" w:eastAsia="en-GB"/>
          <w14:ligatures w14:val="none"/>
        </w:rPr>
        <w:t>Our procedure consists in three main parts. Each part is explained in turn, in a dedicated subsection.</w:t>
      </w:r>
      <w:r>
        <w:rPr>
          <w:rFonts w:ascii="Times New Roman" w:eastAsia="Times New Roman" w:hAnsi="Times New Roman" w:cs="Times New Roman"/>
          <w:b/>
          <w:bCs/>
          <w:kern w:val="0"/>
          <w:lang w:eastAsia="en-GB"/>
          <w14:ligatures w14:val="none"/>
        </w:rPr>
        <w:t xml:space="preserve"> </w:t>
      </w:r>
    </w:p>
    <w:p w14:paraId="2C4BAEAA" w14:textId="77777777" w:rsidR="00765B2F" w:rsidRDefault="00765B2F" w:rsidP="00FA7506">
      <w:pPr>
        <w:spacing w:before="100" w:beforeAutospacing="1" w:after="100" w:afterAutospacing="1"/>
        <w:outlineLvl w:val="3"/>
        <w:rPr>
          <w:rFonts w:ascii="Times New Roman" w:eastAsia="Times New Roman" w:hAnsi="Times New Roman" w:cs="Times New Roman"/>
          <w:b/>
          <w:bCs/>
          <w:kern w:val="0"/>
          <w:lang w:eastAsia="en-GB"/>
          <w14:ligatures w14:val="none"/>
        </w:rPr>
      </w:pPr>
    </w:p>
    <w:tbl>
      <w:tblPr>
        <w:tblStyle w:val="TableGrid"/>
        <w:tblW w:w="9924" w:type="dxa"/>
        <w:tblInd w:w="-431" w:type="dxa"/>
        <w:tblLook w:val="04A0" w:firstRow="1" w:lastRow="0" w:firstColumn="1" w:lastColumn="0" w:noHBand="0" w:noVBand="1"/>
        <w:tblPrChange w:id="0" w:author="Noe FLANDRE" w:date="2024-06-17T16:43:00Z">
          <w:tblPr>
            <w:tblStyle w:val="TableGrid"/>
            <w:tblW w:w="0" w:type="auto"/>
            <w:tblLook w:val="04A0" w:firstRow="1" w:lastRow="0" w:firstColumn="1" w:lastColumn="0" w:noHBand="0" w:noVBand="1"/>
          </w:tblPr>
        </w:tblPrChange>
      </w:tblPr>
      <w:tblGrid>
        <w:gridCol w:w="1844"/>
        <w:gridCol w:w="4678"/>
        <w:gridCol w:w="3402"/>
        <w:tblGridChange w:id="1">
          <w:tblGrid>
            <w:gridCol w:w="1844"/>
            <w:gridCol w:w="2035"/>
            <w:gridCol w:w="2643"/>
            <w:gridCol w:w="362"/>
            <w:gridCol w:w="3005"/>
            <w:gridCol w:w="35"/>
            <w:gridCol w:w="2971"/>
          </w:tblGrid>
        </w:tblGridChange>
      </w:tblGrid>
      <w:tr w:rsidR="00347D74" w14:paraId="0A8305AF" w14:textId="77777777" w:rsidTr="00EF432A">
        <w:trPr>
          <w:trPrChange w:id="2" w:author="Noe FLANDRE" w:date="2024-06-17T16:43:00Z">
            <w:trPr>
              <w:gridBefore w:val="2"/>
            </w:trPr>
          </w:trPrChange>
        </w:trPr>
        <w:tc>
          <w:tcPr>
            <w:tcW w:w="1844" w:type="dxa"/>
            <w:tcPrChange w:id="3" w:author="Noe FLANDRE" w:date="2024-06-17T16:43:00Z">
              <w:tcPr>
                <w:tcW w:w="3005" w:type="dxa"/>
                <w:gridSpan w:val="2"/>
              </w:tcPr>
            </w:tcPrChange>
          </w:tcPr>
          <w:p w14:paraId="684CE322" w14:textId="559E52E8" w:rsidR="00347D74" w:rsidRDefault="00347D74" w:rsidP="00FA7506">
            <w:pPr>
              <w:spacing w:before="100" w:beforeAutospacing="1" w:after="100" w:afterAutospacing="1"/>
              <w:outlineLvl w:val="3"/>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Parts</w:t>
            </w:r>
          </w:p>
        </w:tc>
        <w:tc>
          <w:tcPr>
            <w:tcW w:w="4678" w:type="dxa"/>
            <w:tcPrChange w:id="4" w:author="Noe FLANDRE" w:date="2024-06-17T16:43:00Z">
              <w:tcPr>
                <w:tcW w:w="3005" w:type="dxa"/>
              </w:tcPr>
            </w:tcPrChange>
          </w:tcPr>
          <w:p w14:paraId="68B2728E" w14:textId="2E1AEF64" w:rsidR="00347D74" w:rsidRDefault="00BB587B" w:rsidP="00FA7506">
            <w:pPr>
              <w:spacing w:before="100" w:beforeAutospacing="1" w:after="100" w:afterAutospacing="1"/>
              <w:outlineLvl w:val="3"/>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Use</w:t>
            </w:r>
          </w:p>
        </w:tc>
        <w:tc>
          <w:tcPr>
            <w:tcW w:w="3402" w:type="dxa"/>
            <w:tcPrChange w:id="5" w:author="Noe FLANDRE" w:date="2024-06-17T16:43:00Z">
              <w:tcPr>
                <w:tcW w:w="3006" w:type="dxa"/>
                <w:gridSpan w:val="2"/>
              </w:tcPr>
            </w:tcPrChange>
          </w:tcPr>
          <w:p w14:paraId="20E19E4F" w14:textId="304FC33B" w:rsidR="00347D74" w:rsidRDefault="00347D74" w:rsidP="00FA7506">
            <w:pPr>
              <w:spacing w:before="100" w:beforeAutospacing="1" w:after="100" w:afterAutospacing="1"/>
              <w:outlineLvl w:val="3"/>
              <w:rPr>
                <w:rFonts w:ascii="Times New Roman" w:eastAsia="Times New Roman" w:hAnsi="Times New Roman" w:cs="Times New Roman"/>
                <w:b/>
                <w:bCs/>
                <w:kern w:val="0"/>
                <w:lang w:eastAsia="en-GB"/>
                <w14:ligatures w14:val="none"/>
              </w:rPr>
            </w:pPr>
            <w:commentRangeStart w:id="6"/>
            <w:r>
              <w:rPr>
                <w:rFonts w:ascii="Times New Roman" w:eastAsia="Times New Roman" w:hAnsi="Times New Roman" w:cs="Times New Roman"/>
                <w:b/>
                <w:bCs/>
                <w:kern w:val="0"/>
                <w:lang w:eastAsia="en-GB"/>
                <w14:ligatures w14:val="none"/>
              </w:rPr>
              <w:t>Python Library</w:t>
            </w:r>
            <w:commentRangeEnd w:id="6"/>
            <w:r w:rsidR="008B2258">
              <w:rPr>
                <w:rStyle w:val="CommentReference"/>
              </w:rPr>
              <w:commentReference w:id="6"/>
            </w:r>
          </w:p>
        </w:tc>
      </w:tr>
      <w:tr w:rsidR="00347D74" w14:paraId="264DF16A" w14:textId="77777777" w:rsidTr="00EF432A">
        <w:trPr>
          <w:trPrChange w:id="7" w:author="Noe FLANDRE" w:date="2024-06-17T16:43:00Z">
            <w:trPr>
              <w:gridBefore w:val="2"/>
            </w:trPr>
          </w:trPrChange>
        </w:trPr>
        <w:tc>
          <w:tcPr>
            <w:tcW w:w="1844" w:type="dxa"/>
            <w:tcPrChange w:id="8" w:author="Noe FLANDRE" w:date="2024-06-17T16:43:00Z">
              <w:tcPr>
                <w:tcW w:w="3005" w:type="dxa"/>
                <w:gridSpan w:val="2"/>
              </w:tcPr>
            </w:tcPrChange>
          </w:tcPr>
          <w:p w14:paraId="5F7DBAE7" w14:textId="4F0CE761" w:rsidR="00347D74" w:rsidRPr="00347D74" w:rsidRDefault="00347D74" w:rsidP="00FA7506">
            <w:pPr>
              <w:spacing w:before="100" w:beforeAutospacing="1" w:after="100" w:afterAutospacing="1"/>
              <w:outlineLvl w:val="3"/>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Data Extraction</w:t>
            </w:r>
          </w:p>
        </w:tc>
        <w:tc>
          <w:tcPr>
            <w:tcW w:w="4678" w:type="dxa"/>
            <w:tcPrChange w:id="9" w:author="Noe FLANDRE" w:date="2024-06-17T16:43:00Z">
              <w:tcPr>
                <w:tcW w:w="3005" w:type="dxa"/>
              </w:tcPr>
            </w:tcPrChange>
          </w:tcPr>
          <w:p w14:paraId="2D901A1E" w14:textId="557DEBCB" w:rsidR="00347D74" w:rsidRDefault="00347D74" w:rsidP="00FA7506">
            <w:pPr>
              <w:spacing w:before="100" w:beforeAutospacing="1" w:after="100" w:afterAutospacing="1"/>
              <w:outlineLvl w:val="3"/>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Run</w:t>
            </w:r>
            <w:r w:rsidR="00BB587B">
              <w:rPr>
                <w:rFonts w:ascii="Times New Roman" w:eastAsia="Times New Roman" w:hAnsi="Times New Roman" w:cs="Times New Roman"/>
                <w:kern w:val="0"/>
                <w:lang w:eastAsia="en-GB"/>
                <w14:ligatures w14:val="none"/>
              </w:rPr>
              <w:t>ning</w:t>
            </w:r>
            <w:r>
              <w:rPr>
                <w:rFonts w:ascii="Times New Roman" w:eastAsia="Times New Roman" w:hAnsi="Times New Roman" w:cs="Times New Roman"/>
                <w:kern w:val="0"/>
                <w:lang w:eastAsia="en-GB"/>
                <w14:ligatures w14:val="none"/>
              </w:rPr>
              <w:t xml:space="preserve"> the simulation</w:t>
            </w:r>
          </w:p>
          <w:p w14:paraId="75780FD3" w14:textId="66B6B570" w:rsidR="00347D74" w:rsidRPr="00347D74" w:rsidRDefault="00347D74" w:rsidP="00FA7506">
            <w:pPr>
              <w:spacing w:before="100" w:beforeAutospacing="1" w:after="100" w:afterAutospacing="1"/>
              <w:outlineLvl w:val="3"/>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Extract</w:t>
            </w:r>
            <w:r w:rsidR="00BB587B">
              <w:rPr>
                <w:rFonts w:ascii="Times New Roman" w:eastAsia="Times New Roman" w:hAnsi="Times New Roman" w:cs="Times New Roman"/>
                <w:kern w:val="0"/>
                <w:lang w:eastAsia="en-GB"/>
                <w14:ligatures w14:val="none"/>
              </w:rPr>
              <w:t>ing</w:t>
            </w:r>
            <w:r>
              <w:rPr>
                <w:rFonts w:ascii="Times New Roman" w:eastAsia="Times New Roman" w:hAnsi="Times New Roman" w:cs="Times New Roman"/>
                <w:kern w:val="0"/>
                <w:lang w:eastAsia="en-GB"/>
                <w14:ligatures w14:val="none"/>
              </w:rPr>
              <w:t xml:space="preserve"> the static data</w:t>
            </w:r>
          </w:p>
        </w:tc>
        <w:tc>
          <w:tcPr>
            <w:tcW w:w="3402" w:type="dxa"/>
            <w:tcPrChange w:id="10" w:author="Noe FLANDRE" w:date="2024-06-17T16:43:00Z">
              <w:tcPr>
                <w:tcW w:w="3006" w:type="dxa"/>
                <w:gridSpan w:val="2"/>
              </w:tcPr>
            </w:tcPrChange>
          </w:tcPr>
          <w:p w14:paraId="2D7EE0F2" w14:textId="2201B53F" w:rsidR="00347D74" w:rsidRPr="00EF432A" w:rsidRDefault="00EF432A" w:rsidP="00FA7506">
            <w:pPr>
              <w:spacing w:before="100" w:beforeAutospacing="1" w:after="100" w:afterAutospacing="1"/>
              <w:outlineLvl w:val="3"/>
              <w:rPr>
                <w:rFonts w:ascii="Times New Roman" w:eastAsia="Times New Roman" w:hAnsi="Times New Roman" w:cs="Times New Roman"/>
                <w:b/>
                <w:bCs/>
                <w:kern w:val="0"/>
                <w:lang w:eastAsia="en-GB"/>
                <w14:ligatures w14:val="none"/>
                <w:rPrChange w:id="11" w:author="Noe FLANDRE" w:date="2024-06-17T16:35:00Z">
                  <w:rPr>
                    <w:rFonts w:ascii="Times New Roman" w:eastAsia="Times New Roman" w:hAnsi="Times New Roman" w:cs="Times New Roman"/>
                    <w:kern w:val="0"/>
                    <w:lang w:eastAsia="en-GB"/>
                    <w14:ligatures w14:val="none"/>
                  </w:rPr>
                </w:rPrChange>
              </w:rPr>
            </w:pPr>
            <w:r>
              <w:rPr>
                <w:rFonts w:ascii="Times New Roman" w:eastAsia="Times New Roman" w:hAnsi="Times New Roman" w:cs="Times New Roman"/>
                <w:kern w:val="0"/>
                <w:lang w:eastAsia="en-GB"/>
                <w14:ligatures w14:val="none"/>
              </w:rPr>
              <w:t>P</w:t>
            </w:r>
            <w:r w:rsidR="00347D74" w:rsidRPr="00347D74">
              <w:rPr>
                <w:rFonts w:ascii="Times New Roman" w:eastAsia="Times New Roman" w:hAnsi="Times New Roman" w:cs="Times New Roman"/>
                <w:kern w:val="0"/>
                <w:lang w:eastAsia="en-GB"/>
                <w14:ligatures w14:val="none"/>
              </w:rPr>
              <w:t>ynetlogo</w:t>
            </w:r>
            <w:ins w:id="12" w:author="Noe FLANDRE" w:date="2024-06-17T16:35:00Z">
              <w:r>
                <w:rPr>
                  <w:rFonts w:ascii="Times New Roman" w:eastAsia="Times New Roman" w:hAnsi="Times New Roman" w:cs="Times New Roman"/>
                  <w:kern w:val="0"/>
                  <w:lang w:eastAsia="en-GB"/>
                  <w14:ligatures w14:val="none"/>
                </w:rPr>
                <w:t xml:space="preserve"> </w:t>
              </w:r>
            </w:ins>
            <w:ins w:id="13" w:author="Noe FLANDRE" w:date="2024-06-17T16:36:00Z">
              <w:r>
                <w:rPr>
                  <w:rFonts w:ascii="Times New Roman" w:eastAsia="Times New Roman" w:hAnsi="Times New Roman" w:cs="Times New Roman"/>
                  <w:kern w:val="0"/>
                  <w:lang w:eastAsia="en-GB"/>
                  <w14:ligatures w14:val="none"/>
                </w:rPr>
                <w:t>(0.5.2)</w:t>
              </w:r>
            </w:ins>
          </w:p>
          <w:p w14:paraId="1A03FEAD" w14:textId="29D2527E" w:rsidR="00347D74" w:rsidRPr="00347D74" w:rsidRDefault="00EF432A" w:rsidP="00FA7506">
            <w:pPr>
              <w:spacing w:before="100" w:beforeAutospacing="1" w:after="100" w:afterAutospacing="1"/>
              <w:outlineLvl w:val="3"/>
              <w:rPr>
                <w:rFonts w:ascii="Times New Roman" w:eastAsia="Times New Roman" w:hAnsi="Times New Roman" w:cs="Times New Roman"/>
                <w:kern w:val="0"/>
                <w:lang w:eastAsia="en-GB"/>
                <w14:ligatures w14:val="none"/>
              </w:rPr>
            </w:pPr>
            <w:ins w:id="14" w:author="Noe FLANDRE" w:date="2024-06-17T16:36:00Z">
              <w:r>
                <w:rPr>
                  <w:rFonts w:ascii="Times New Roman" w:eastAsia="Times New Roman" w:hAnsi="Times New Roman" w:cs="Times New Roman"/>
                  <w:kern w:val="0"/>
                  <w:lang w:eastAsia="en-GB"/>
                  <w14:ligatures w14:val="none"/>
                </w:rPr>
                <w:t>re (</w:t>
              </w:r>
            </w:ins>
            <w:ins w:id="15" w:author="Noe FLANDRE" w:date="2024-06-17T16:37:00Z">
              <w:r>
                <w:rPr>
                  <w:rFonts w:ascii="Times New Roman" w:eastAsia="Times New Roman" w:hAnsi="Times New Roman" w:cs="Times New Roman"/>
                  <w:kern w:val="0"/>
                  <w:lang w:eastAsia="en-GB"/>
                  <w14:ligatures w14:val="none"/>
                </w:rPr>
                <w:t>2.2.1)</w:t>
              </w:r>
            </w:ins>
            <w:del w:id="16" w:author="Noe FLANDRE" w:date="2024-06-17T16:36:00Z">
              <w:r w:rsidDel="00EF432A">
                <w:rPr>
                  <w:rFonts w:ascii="Times New Roman" w:eastAsia="Times New Roman" w:hAnsi="Times New Roman" w:cs="Times New Roman"/>
                  <w:kern w:val="0"/>
                  <w:lang w:eastAsia="en-GB"/>
                  <w14:ligatures w14:val="none"/>
                </w:rPr>
                <w:delText>R</w:delText>
              </w:r>
              <w:r w:rsidR="00347D74" w:rsidDel="00EF432A">
                <w:rPr>
                  <w:rFonts w:ascii="Times New Roman" w:eastAsia="Times New Roman" w:hAnsi="Times New Roman" w:cs="Times New Roman"/>
                  <w:kern w:val="0"/>
                  <w:lang w:eastAsia="en-GB"/>
                  <w14:ligatures w14:val="none"/>
                </w:rPr>
                <w:delText>e</w:delText>
              </w:r>
            </w:del>
            <w:r w:rsidR="00347D74">
              <w:rPr>
                <w:rFonts w:ascii="Times New Roman" w:eastAsia="Times New Roman" w:hAnsi="Times New Roman" w:cs="Times New Roman"/>
                <w:kern w:val="0"/>
                <w:lang w:eastAsia="en-GB"/>
                <w14:ligatures w14:val="none"/>
              </w:rPr>
              <w:t>, json</w:t>
            </w:r>
            <w:ins w:id="17" w:author="Noe FLANDRE" w:date="2024-06-17T16:37:00Z">
              <w:r>
                <w:rPr>
                  <w:rFonts w:ascii="Times New Roman" w:eastAsia="Times New Roman" w:hAnsi="Times New Roman" w:cs="Times New Roman"/>
                  <w:kern w:val="0"/>
                  <w:lang w:eastAsia="en-GB"/>
                  <w14:ligatures w14:val="none"/>
                </w:rPr>
                <w:t xml:space="preserve"> (2.0.9)</w:t>
              </w:r>
            </w:ins>
          </w:p>
        </w:tc>
      </w:tr>
      <w:tr w:rsidR="00347D74" w14:paraId="63811B24" w14:textId="77777777" w:rsidTr="00EF432A">
        <w:trPr>
          <w:trPrChange w:id="18" w:author="Noe FLANDRE" w:date="2024-06-17T16:43:00Z">
            <w:trPr>
              <w:gridBefore w:val="2"/>
            </w:trPr>
          </w:trPrChange>
        </w:trPr>
        <w:tc>
          <w:tcPr>
            <w:tcW w:w="1844" w:type="dxa"/>
            <w:tcPrChange w:id="19" w:author="Noe FLANDRE" w:date="2024-06-17T16:43:00Z">
              <w:tcPr>
                <w:tcW w:w="3005" w:type="dxa"/>
                <w:gridSpan w:val="2"/>
              </w:tcPr>
            </w:tcPrChange>
          </w:tcPr>
          <w:p w14:paraId="46B6E994" w14:textId="795F4C19" w:rsidR="00347D74" w:rsidRDefault="00347D74" w:rsidP="00FA7506">
            <w:pPr>
              <w:spacing w:before="100" w:beforeAutospacing="1" w:after="100" w:afterAutospacing="1"/>
              <w:outlineLvl w:val="3"/>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Report Generation</w:t>
            </w:r>
          </w:p>
        </w:tc>
        <w:tc>
          <w:tcPr>
            <w:tcW w:w="4678" w:type="dxa"/>
            <w:tcPrChange w:id="20" w:author="Noe FLANDRE" w:date="2024-06-17T16:43:00Z">
              <w:tcPr>
                <w:tcW w:w="3005" w:type="dxa"/>
              </w:tcPr>
            </w:tcPrChange>
          </w:tcPr>
          <w:p w14:paraId="54236347" w14:textId="5977ACA1" w:rsidR="00347D74" w:rsidRDefault="00347D74" w:rsidP="00FA7506">
            <w:pPr>
              <w:spacing w:before="100" w:beforeAutospacing="1" w:after="100" w:afterAutospacing="1"/>
              <w:outlineLvl w:val="3"/>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Plot</w:t>
            </w:r>
            <w:r w:rsidR="00BB587B">
              <w:rPr>
                <w:rFonts w:ascii="Times New Roman" w:eastAsia="Times New Roman" w:hAnsi="Times New Roman" w:cs="Times New Roman"/>
                <w:kern w:val="0"/>
                <w:lang w:eastAsia="en-GB"/>
                <w14:ligatures w14:val="none"/>
              </w:rPr>
              <w:t>ting</w:t>
            </w:r>
            <w:r>
              <w:rPr>
                <w:rFonts w:ascii="Times New Roman" w:eastAsia="Times New Roman" w:hAnsi="Times New Roman" w:cs="Times New Roman"/>
                <w:kern w:val="0"/>
                <w:lang w:eastAsia="en-GB"/>
                <w14:ligatures w14:val="none"/>
              </w:rPr>
              <w:t xml:space="preserve"> the data</w:t>
            </w:r>
          </w:p>
          <w:p w14:paraId="344A17E6" w14:textId="77777777" w:rsidR="00BB587B" w:rsidRDefault="00BB587B" w:rsidP="00FA7506">
            <w:pPr>
              <w:spacing w:before="100" w:beforeAutospacing="1" w:after="100" w:afterAutospacing="1"/>
              <w:outlineLvl w:val="3"/>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Generating explanations</w:t>
            </w:r>
          </w:p>
          <w:p w14:paraId="2F569327" w14:textId="0A353542" w:rsidR="00BB587B" w:rsidRDefault="00BB587B" w:rsidP="00FA7506">
            <w:pPr>
              <w:spacing w:before="100" w:beforeAutospacing="1" w:after="100" w:afterAutospacing="1"/>
              <w:outlineLvl w:val="3"/>
              <w:rPr>
                <w:rFonts w:ascii="Times New Roman" w:eastAsia="Times New Roman" w:hAnsi="Times New Roman" w:cs="Times New Roman"/>
                <w:kern w:val="0"/>
                <w:lang w:eastAsia="en-GB"/>
                <w14:ligatures w14:val="none"/>
              </w:rPr>
            </w:pPr>
            <w:commentRangeStart w:id="21"/>
            <w:r>
              <w:rPr>
                <w:rFonts w:ascii="Times New Roman" w:eastAsia="Times New Roman" w:hAnsi="Times New Roman" w:cs="Times New Roman"/>
                <w:kern w:val="0"/>
                <w:lang w:eastAsia="en-GB"/>
                <w14:ligatures w14:val="none"/>
              </w:rPr>
              <w:t xml:space="preserve">Converting </w:t>
            </w:r>
            <w:ins w:id="22" w:author="Noe FLANDRE" w:date="2024-06-17T16:42:00Z">
              <w:r w:rsidR="00EF432A">
                <w:rPr>
                  <w:rFonts w:ascii="Times New Roman" w:eastAsia="Times New Roman" w:hAnsi="Times New Roman" w:cs="Times New Roman"/>
                  <w:kern w:val="0"/>
                  <w:lang w:eastAsia="en-GB"/>
                  <w14:ligatures w14:val="none"/>
                </w:rPr>
                <w:t xml:space="preserve">image </w:t>
              </w:r>
            </w:ins>
            <w:r>
              <w:rPr>
                <w:rFonts w:ascii="Times New Roman" w:eastAsia="Times New Roman" w:hAnsi="Times New Roman" w:cs="Times New Roman"/>
                <w:kern w:val="0"/>
                <w:lang w:eastAsia="en-GB"/>
                <w14:ligatures w14:val="none"/>
              </w:rPr>
              <w:t>to base64</w:t>
            </w:r>
            <w:ins w:id="23" w:author="Noe FLANDRE" w:date="2024-06-17T16:42:00Z">
              <w:r w:rsidR="00EF432A">
                <w:rPr>
                  <w:rFonts w:ascii="Times New Roman" w:eastAsia="Times New Roman" w:hAnsi="Times New Roman" w:cs="Times New Roman"/>
                  <w:kern w:val="0"/>
                  <w:lang w:eastAsia="en-GB"/>
                  <w14:ligatures w14:val="none"/>
                </w:rPr>
                <w:t xml:space="preserve"> to pass it to GPT</w:t>
              </w:r>
            </w:ins>
            <w:r>
              <w:rPr>
                <w:rFonts w:ascii="Times New Roman" w:eastAsia="Times New Roman" w:hAnsi="Times New Roman" w:cs="Times New Roman"/>
                <w:kern w:val="0"/>
                <w:lang w:eastAsia="en-GB"/>
                <w14:ligatures w14:val="none"/>
              </w:rPr>
              <w:t xml:space="preserve"> </w:t>
            </w:r>
            <w:commentRangeEnd w:id="21"/>
            <w:r w:rsidR="008B2258">
              <w:rPr>
                <w:rStyle w:val="CommentReference"/>
              </w:rPr>
              <w:commentReference w:id="21"/>
            </w:r>
          </w:p>
          <w:p w14:paraId="6B58A719" w14:textId="77777777" w:rsidR="00BB587B" w:rsidRDefault="00BB587B" w:rsidP="00FA7506">
            <w:pPr>
              <w:spacing w:before="100" w:beforeAutospacing="1" w:after="100" w:afterAutospacing="1"/>
              <w:outlineLvl w:val="3"/>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Combining prompt features</w:t>
            </w:r>
          </w:p>
          <w:p w14:paraId="722BB67E" w14:textId="1ADD3FED" w:rsidR="00BB587B" w:rsidRPr="00347D74" w:rsidRDefault="00BB587B" w:rsidP="00FA7506">
            <w:pPr>
              <w:spacing w:before="100" w:beforeAutospacing="1" w:after="100" w:afterAutospacing="1"/>
              <w:outlineLvl w:val="3"/>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Summarizing </w:t>
            </w:r>
          </w:p>
        </w:tc>
        <w:tc>
          <w:tcPr>
            <w:tcW w:w="3402" w:type="dxa"/>
            <w:tcPrChange w:id="24" w:author="Noe FLANDRE" w:date="2024-06-17T16:43:00Z">
              <w:tcPr>
                <w:tcW w:w="3006" w:type="dxa"/>
                <w:gridSpan w:val="2"/>
              </w:tcPr>
            </w:tcPrChange>
          </w:tcPr>
          <w:p w14:paraId="1AA93882" w14:textId="5B428522" w:rsidR="00347D74" w:rsidRDefault="00EF432A" w:rsidP="00FA7506">
            <w:pPr>
              <w:spacing w:before="100" w:beforeAutospacing="1" w:after="100" w:afterAutospacing="1"/>
              <w:outlineLvl w:val="3"/>
              <w:rPr>
                <w:rFonts w:ascii="Times New Roman" w:eastAsia="Times New Roman" w:hAnsi="Times New Roman" w:cs="Times New Roman"/>
                <w:kern w:val="0"/>
                <w:lang w:eastAsia="en-GB"/>
                <w14:ligatures w14:val="none"/>
              </w:rPr>
            </w:pPr>
            <w:ins w:id="25" w:author="Noe FLANDRE" w:date="2024-06-17T16:37:00Z">
              <w:r>
                <w:rPr>
                  <w:rFonts w:ascii="Times New Roman" w:eastAsia="Times New Roman" w:hAnsi="Times New Roman" w:cs="Times New Roman"/>
                  <w:kern w:val="0"/>
                  <w:lang w:eastAsia="en-GB"/>
                  <w14:ligatures w14:val="none"/>
                </w:rPr>
                <w:t>p</w:t>
              </w:r>
            </w:ins>
            <w:del w:id="26" w:author="Noe FLANDRE" w:date="2024-06-17T16:37:00Z">
              <w:r w:rsidDel="00EF432A">
                <w:rPr>
                  <w:rFonts w:ascii="Times New Roman" w:eastAsia="Times New Roman" w:hAnsi="Times New Roman" w:cs="Times New Roman"/>
                  <w:kern w:val="0"/>
                  <w:lang w:eastAsia="en-GB"/>
                  <w14:ligatures w14:val="none"/>
                </w:rPr>
                <w:delText>P</w:delText>
              </w:r>
            </w:del>
            <w:r w:rsidR="00347D74" w:rsidRPr="00347D74">
              <w:rPr>
                <w:rFonts w:ascii="Times New Roman" w:eastAsia="Times New Roman" w:hAnsi="Times New Roman" w:cs="Times New Roman"/>
                <w:kern w:val="0"/>
                <w:lang w:eastAsia="en-GB"/>
                <w14:ligatures w14:val="none"/>
              </w:rPr>
              <w:t>andas</w:t>
            </w:r>
            <w:ins w:id="27" w:author="Noe FLANDRE" w:date="2024-06-17T16:37:00Z">
              <w:r>
                <w:rPr>
                  <w:rFonts w:ascii="Times New Roman" w:eastAsia="Times New Roman" w:hAnsi="Times New Roman" w:cs="Times New Roman"/>
                  <w:kern w:val="0"/>
                  <w:lang w:eastAsia="en-GB"/>
                  <w14:ligatures w14:val="none"/>
                </w:rPr>
                <w:t xml:space="preserve"> (1.5.3)</w:t>
              </w:r>
            </w:ins>
            <w:r w:rsidR="00347D74" w:rsidRPr="00347D74">
              <w:rPr>
                <w:rFonts w:ascii="Times New Roman" w:eastAsia="Times New Roman" w:hAnsi="Times New Roman" w:cs="Times New Roman"/>
                <w:kern w:val="0"/>
                <w:lang w:eastAsia="en-GB"/>
                <w14:ligatures w14:val="none"/>
              </w:rPr>
              <w:t>, matplotlib</w:t>
            </w:r>
            <w:ins w:id="28" w:author="Noe FLANDRE" w:date="2024-06-17T16:38:00Z">
              <w:r>
                <w:rPr>
                  <w:rFonts w:ascii="Times New Roman" w:eastAsia="Times New Roman" w:hAnsi="Times New Roman" w:cs="Times New Roman"/>
                  <w:kern w:val="0"/>
                  <w:lang w:eastAsia="en-GB"/>
                  <w14:ligatures w14:val="none"/>
                </w:rPr>
                <w:t>(3.8.3)</w:t>
              </w:r>
            </w:ins>
          </w:p>
          <w:p w14:paraId="5996A769" w14:textId="23EE6389" w:rsidR="00BB587B" w:rsidRDefault="00BB587B" w:rsidP="00FA7506">
            <w:pPr>
              <w:spacing w:before="100" w:beforeAutospacing="1" w:after="100" w:afterAutospacing="1"/>
              <w:outlineLvl w:val="3"/>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openai</w:t>
            </w:r>
            <w:ins w:id="29" w:author="Noe FLANDRE" w:date="2024-06-17T16:38:00Z">
              <w:r w:rsidR="00EF432A">
                <w:rPr>
                  <w:rFonts w:ascii="Times New Roman" w:eastAsia="Times New Roman" w:hAnsi="Times New Roman" w:cs="Times New Roman"/>
                  <w:kern w:val="0"/>
                  <w:lang w:eastAsia="en-GB"/>
                  <w14:ligatures w14:val="none"/>
                </w:rPr>
                <w:t xml:space="preserve"> (1.1</w:t>
              </w:r>
            </w:ins>
            <w:ins w:id="30" w:author="Noe FLANDRE" w:date="2024-06-17T16:39:00Z">
              <w:r w:rsidR="00EF432A">
                <w:rPr>
                  <w:rFonts w:ascii="Times New Roman" w:eastAsia="Times New Roman" w:hAnsi="Times New Roman" w:cs="Times New Roman"/>
                  <w:kern w:val="0"/>
                  <w:lang w:eastAsia="en-GB"/>
                  <w14:ligatures w14:val="none"/>
                </w:rPr>
                <w:t>4.3)</w:t>
              </w:r>
            </w:ins>
          </w:p>
          <w:p w14:paraId="47028B38" w14:textId="4A039DC2" w:rsidR="00BB587B" w:rsidRDefault="00BB587B" w:rsidP="00FA7506">
            <w:pPr>
              <w:spacing w:before="100" w:beforeAutospacing="1" w:after="100" w:afterAutospacing="1"/>
              <w:outlineLvl w:val="3"/>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base64</w:t>
            </w:r>
            <w:ins w:id="31" w:author="Noe FLANDRE" w:date="2024-06-17T16:40:00Z">
              <w:r w:rsidR="00EF432A">
                <w:rPr>
                  <w:rFonts w:ascii="Times New Roman" w:eastAsia="Times New Roman" w:hAnsi="Times New Roman" w:cs="Times New Roman"/>
                  <w:kern w:val="0"/>
                  <w:lang w:eastAsia="en-GB"/>
                  <w14:ligatures w14:val="none"/>
                </w:rPr>
                <w:t xml:space="preserve"> </w:t>
              </w:r>
            </w:ins>
            <w:ins w:id="32" w:author="Noe FLANDRE" w:date="2024-06-17T16:39:00Z">
              <w:r w:rsidR="00EF432A">
                <w:rPr>
                  <w:rFonts w:ascii="Times New Roman" w:eastAsia="Times New Roman" w:hAnsi="Times New Roman" w:cs="Times New Roman"/>
                  <w:kern w:val="0"/>
                  <w:lang w:eastAsia="en-GB"/>
                  <w14:ligatures w14:val="none"/>
                </w:rPr>
                <w:t>(</w:t>
              </w:r>
            </w:ins>
            <w:ins w:id="33" w:author="Noe FLANDRE" w:date="2024-06-17T19:18:00Z">
              <w:r w:rsidR="00FA289A">
                <w:rPr>
                  <w:rFonts w:ascii="Times New Roman" w:eastAsia="Times New Roman" w:hAnsi="Times New Roman" w:cs="Times New Roman"/>
                  <w:kern w:val="0"/>
                  <w:lang w:eastAsia="en-GB"/>
                  <w14:ligatures w14:val="none"/>
                </w:rPr>
                <w:t>python 3.10.9</w:t>
              </w:r>
            </w:ins>
            <w:ins w:id="34" w:author="Noe FLANDRE" w:date="2024-06-17T16:39:00Z">
              <w:r w:rsidR="00EF432A">
                <w:rPr>
                  <w:rFonts w:ascii="Times New Roman" w:eastAsia="Times New Roman" w:hAnsi="Times New Roman" w:cs="Times New Roman"/>
                  <w:kern w:val="0"/>
                  <w:lang w:eastAsia="en-GB"/>
                  <w14:ligatures w14:val="none"/>
                </w:rPr>
                <w:t>)</w:t>
              </w:r>
            </w:ins>
          </w:p>
          <w:p w14:paraId="171B07C5" w14:textId="0299BBFA" w:rsidR="00BB587B" w:rsidRDefault="00BB587B" w:rsidP="00FA7506">
            <w:pPr>
              <w:spacing w:before="100" w:beforeAutospacing="1" w:after="100" w:afterAutospacing="1"/>
              <w:outlineLvl w:val="3"/>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itertools</w:t>
            </w:r>
            <w:ins w:id="35" w:author="Noe FLANDRE" w:date="2024-06-17T16:40:00Z">
              <w:r w:rsidR="00EF432A">
                <w:rPr>
                  <w:rFonts w:ascii="Times New Roman" w:eastAsia="Times New Roman" w:hAnsi="Times New Roman" w:cs="Times New Roman"/>
                  <w:kern w:val="0"/>
                  <w:lang w:eastAsia="en-GB"/>
                  <w14:ligatures w14:val="none"/>
                </w:rPr>
                <w:t xml:space="preserve"> (</w:t>
              </w:r>
            </w:ins>
            <w:ins w:id="36" w:author="Noe FLANDRE" w:date="2024-06-17T19:18:00Z">
              <w:r w:rsidR="00FA289A">
                <w:rPr>
                  <w:rFonts w:ascii="Times New Roman" w:eastAsia="Times New Roman" w:hAnsi="Times New Roman" w:cs="Times New Roman"/>
                  <w:kern w:val="0"/>
                  <w:lang w:eastAsia="en-GB"/>
                  <w14:ligatures w14:val="none"/>
                </w:rPr>
                <w:t>python 3.10.9</w:t>
              </w:r>
            </w:ins>
            <w:ins w:id="37" w:author="Noe FLANDRE" w:date="2024-06-17T16:40:00Z">
              <w:r w:rsidR="00EF432A">
                <w:rPr>
                  <w:rFonts w:ascii="Times New Roman" w:eastAsia="Times New Roman" w:hAnsi="Times New Roman" w:cs="Times New Roman"/>
                  <w:kern w:val="0"/>
                  <w:lang w:eastAsia="en-GB"/>
                  <w14:ligatures w14:val="none"/>
                </w:rPr>
                <w:t>)</w:t>
              </w:r>
            </w:ins>
          </w:p>
          <w:p w14:paraId="1204F6EA" w14:textId="339ED7B4" w:rsidR="00BB587B" w:rsidRPr="00347D74" w:rsidRDefault="00BB587B" w:rsidP="00FA7506">
            <w:pPr>
              <w:spacing w:before="100" w:beforeAutospacing="1" w:after="100" w:afterAutospacing="1"/>
              <w:outlineLvl w:val="3"/>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transformers</w:t>
            </w:r>
            <w:ins w:id="38" w:author="Noe FLANDRE" w:date="2024-06-17T16:40:00Z">
              <w:r w:rsidR="00EF432A">
                <w:rPr>
                  <w:rFonts w:ascii="Times New Roman" w:eastAsia="Times New Roman" w:hAnsi="Times New Roman" w:cs="Times New Roman"/>
                  <w:kern w:val="0"/>
                  <w:lang w:eastAsia="en-GB"/>
                  <w14:ligatures w14:val="none"/>
                </w:rPr>
                <w:t xml:space="preserve"> (4.41.2)</w:t>
              </w:r>
            </w:ins>
          </w:p>
        </w:tc>
      </w:tr>
      <w:tr w:rsidR="00347D74" w14:paraId="4E754012" w14:textId="77777777" w:rsidTr="00EF432A">
        <w:trPr>
          <w:trPrChange w:id="39" w:author="Noe FLANDRE" w:date="2024-06-17T16:43:00Z">
            <w:trPr>
              <w:gridBefore w:val="2"/>
            </w:trPr>
          </w:trPrChange>
        </w:trPr>
        <w:tc>
          <w:tcPr>
            <w:tcW w:w="1844" w:type="dxa"/>
            <w:tcPrChange w:id="40" w:author="Noe FLANDRE" w:date="2024-06-17T16:43:00Z">
              <w:tcPr>
                <w:tcW w:w="3005" w:type="dxa"/>
                <w:gridSpan w:val="2"/>
              </w:tcPr>
            </w:tcPrChange>
          </w:tcPr>
          <w:p w14:paraId="17333CB0" w14:textId="24A2F275" w:rsidR="00347D74" w:rsidRPr="00347D74" w:rsidRDefault="00347D74" w:rsidP="00FA7506">
            <w:pPr>
              <w:spacing w:before="100" w:beforeAutospacing="1" w:after="100" w:afterAutospacing="1"/>
              <w:outlineLvl w:val="3"/>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Evaluation</w:t>
            </w:r>
          </w:p>
        </w:tc>
        <w:tc>
          <w:tcPr>
            <w:tcW w:w="4678" w:type="dxa"/>
            <w:tcPrChange w:id="41" w:author="Noe FLANDRE" w:date="2024-06-17T16:43:00Z">
              <w:tcPr>
                <w:tcW w:w="3005" w:type="dxa"/>
              </w:tcPr>
            </w:tcPrChange>
          </w:tcPr>
          <w:p w14:paraId="23ABE2DD" w14:textId="2CF98EAD" w:rsidR="00347D74" w:rsidRPr="00BB587B" w:rsidRDefault="00BB587B" w:rsidP="00FA7506">
            <w:pPr>
              <w:spacing w:before="100" w:beforeAutospacing="1" w:after="100" w:afterAutospacing="1"/>
              <w:outlineLvl w:val="3"/>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Scoring </w:t>
            </w:r>
          </w:p>
        </w:tc>
        <w:tc>
          <w:tcPr>
            <w:tcW w:w="3402" w:type="dxa"/>
            <w:tcPrChange w:id="42" w:author="Noe FLANDRE" w:date="2024-06-17T16:43:00Z">
              <w:tcPr>
                <w:tcW w:w="3006" w:type="dxa"/>
                <w:gridSpan w:val="2"/>
              </w:tcPr>
            </w:tcPrChange>
          </w:tcPr>
          <w:p w14:paraId="142AF13C" w14:textId="21A4FA92" w:rsidR="00347D74" w:rsidRPr="00BB587B" w:rsidRDefault="00EF432A" w:rsidP="00FA7506">
            <w:pPr>
              <w:spacing w:before="100" w:beforeAutospacing="1" w:after="100" w:afterAutospacing="1"/>
              <w:outlineLvl w:val="3"/>
              <w:rPr>
                <w:rFonts w:ascii="Times New Roman" w:eastAsia="Times New Roman" w:hAnsi="Times New Roman" w:cs="Times New Roman"/>
                <w:kern w:val="0"/>
                <w:lang w:eastAsia="en-GB"/>
                <w14:ligatures w14:val="none"/>
              </w:rPr>
            </w:pPr>
            <w:ins w:id="43" w:author="Noe FLANDRE" w:date="2024-06-17T16:41:00Z">
              <w:r>
                <w:rPr>
                  <w:rFonts w:ascii="Times New Roman" w:eastAsia="Times New Roman" w:hAnsi="Times New Roman" w:cs="Times New Roman"/>
                  <w:kern w:val="0"/>
                  <w:lang w:eastAsia="en-GB"/>
                  <w14:ligatures w14:val="none"/>
                </w:rPr>
                <w:t>nltk (3.7)</w:t>
              </w:r>
            </w:ins>
            <w:del w:id="44" w:author="Noe FLANDRE" w:date="2024-06-17T16:41:00Z">
              <w:r w:rsidDel="00EF432A">
                <w:rPr>
                  <w:rFonts w:ascii="Times New Roman" w:eastAsia="Times New Roman" w:hAnsi="Times New Roman" w:cs="Times New Roman"/>
                  <w:kern w:val="0"/>
                  <w:lang w:eastAsia="en-GB"/>
                  <w14:ligatures w14:val="none"/>
                </w:rPr>
                <w:delText>N</w:delText>
              </w:r>
              <w:r w:rsidR="00BB587B" w:rsidDel="00EF432A">
                <w:rPr>
                  <w:rFonts w:ascii="Times New Roman" w:eastAsia="Times New Roman" w:hAnsi="Times New Roman" w:cs="Times New Roman"/>
                  <w:kern w:val="0"/>
                  <w:lang w:eastAsia="en-GB"/>
                  <w14:ligatures w14:val="none"/>
                </w:rPr>
                <w:delText>ltk</w:delText>
              </w:r>
            </w:del>
            <w:r w:rsidR="00BB587B">
              <w:rPr>
                <w:rFonts w:ascii="Times New Roman" w:eastAsia="Times New Roman" w:hAnsi="Times New Roman" w:cs="Times New Roman"/>
                <w:kern w:val="0"/>
                <w:lang w:eastAsia="en-GB"/>
                <w14:ligatures w14:val="none"/>
              </w:rPr>
              <w:t>, rouge_score</w:t>
            </w:r>
            <w:ins w:id="45" w:author="Noe FLANDRE" w:date="2024-06-17T16:41:00Z">
              <w:r>
                <w:rPr>
                  <w:rFonts w:ascii="Times New Roman" w:eastAsia="Times New Roman" w:hAnsi="Times New Roman" w:cs="Times New Roman"/>
                  <w:kern w:val="0"/>
                  <w:lang w:eastAsia="en-GB"/>
                  <w14:ligatures w14:val="none"/>
                </w:rPr>
                <w:t>(</w:t>
              </w:r>
            </w:ins>
            <w:ins w:id="46" w:author="Noe FLANDRE" w:date="2024-06-17T19:17:00Z">
              <w:r w:rsidR="00FA289A">
                <w:rPr>
                  <w:rFonts w:ascii="Times New Roman" w:eastAsia="Times New Roman" w:hAnsi="Times New Roman" w:cs="Times New Roman"/>
                  <w:kern w:val="0"/>
                  <w:lang w:eastAsia="en-GB"/>
                  <w14:ligatures w14:val="none"/>
                </w:rPr>
                <w:t>0.1.2</w:t>
              </w:r>
            </w:ins>
            <w:ins w:id="47" w:author="Noe FLANDRE" w:date="2024-06-17T16:41:00Z">
              <w:r>
                <w:rPr>
                  <w:rFonts w:ascii="Times New Roman" w:eastAsia="Times New Roman" w:hAnsi="Times New Roman" w:cs="Times New Roman"/>
                  <w:kern w:val="0"/>
                  <w:lang w:eastAsia="en-GB"/>
                  <w14:ligatures w14:val="none"/>
                </w:rPr>
                <w:t>)</w:t>
              </w:r>
            </w:ins>
          </w:p>
        </w:tc>
      </w:tr>
    </w:tbl>
    <w:p w14:paraId="1CC5B7FD" w14:textId="076150A6" w:rsidR="00765B2F" w:rsidRPr="00BB587B" w:rsidRDefault="00BB587B" w:rsidP="00FA7506">
      <w:pPr>
        <w:spacing w:before="100" w:beforeAutospacing="1" w:after="100" w:afterAutospacing="1"/>
        <w:outlineLvl w:val="3"/>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 xml:space="preserve">Table 1 : </w:t>
      </w:r>
      <w:r>
        <w:rPr>
          <w:rFonts w:ascii="Times New Roman" w:eastAsia="Times New Roman" w:hAnsi="Times New Roman" w:cs="Times New Roman"/>
          <w:kern w:val="0"/>
          <w:lang w:eastAsia="en-GB"/>
          <w14:ligatures w14:val="none"/>
        </w:rPr>
        <w:t>All the libraries involved along with their use in each part of the method.</w:t>
      </w:r>
    </w:p>
    <w:p w14:paraId="4122B6D5" w14:textId="77777777" w:rsidR="00FA7506" w:rsidRPr="002D1CEE" w:rsidRDefault="00FA7506" w:rsidP="00FA7506">
      <w:pPr>
        <w:spacing w:before="100" w:beforeAutospacing="1" w:after="100" w:afterAutospacing="1"/>
        <w:outlineLvl w:val="3"/>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Our methods are divided into three main </w:t>
      </w:r>
      <w:r>
        <w:rPr>
          <w:rFonts w:ascii="Times New Roman" w:eastAsia="Times New Roman" w:hAnsi="Times New Roman" w:cs="Times New Roman"/>
          <w:kern w:val="0"/>
          <w:lang w:val="en-US" w:eastAsia="en-GB"/>
          <w14:ligatures w14:val="none"/>
        </w:rPr>
        <w:t>parts</w:t>
      </w:r>
      <w:r>
        <w:rPr>
          <w:rFonts w:ascii="Times New Roman" w:eastAsia="Times New Roman" w:hAnsi="Times New Roman" w:cs="Times New Roman"/>
          <w:kern w:val="0"/>
          <w:lang w:eastAsia="en-GB"/>
          <w14:ligatures w14:val="none"/>
        </w:rPr>
        <w:t>. First</w:t>
      </w:r>
      <w:r>
        <w:rPr>
          <w:rFonts w:ascii="Times New Roman" w:eastAsia="Times New Roman" w:hAnsi="Times New Roman" w:cs="Times New Roman"/>
          <w:kern w:val="0"/>
          <w:lang w:val="en-US" w:eastAsia="en-GB"/>
          <w14:ligatures w14:val="none"/>
        </w:rPr>
        <w:t>,</w:t>
      </w:r>
      <w:r>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val="en-US" w:eastAsia="en-GB"/>
          <w14:ligatures w14:val="none"/>
        </w:rPr>
        <w:t xml:space="preserve">the Agent-Based Model is specified in </w:t>
      </w:r>
      <w:proofErr w:type="spellStart"/>
      <w:r>
        <w:rPr>
          <w:rFonts w:ascii="Times New Roman" w:eastAsia="Times New Roman" w:hAnsi="Times New Roman" w:cs="Times New Roman"/>
          <w:kern w:val="0"/>
          <w:lang w:val="en-US" w:eastAsia="en-GB"/>
          <w14:ligatures w14:val="none"/>
        </w:rPr>
        <w:t>NetLogo</w:t>
      </w:r>
      <w:proofErr w:type="spellEnd"/>
      <w:r>
        <w:rPr>
          <w:rFonts w:ascii="Times New Roman" w:eastAsia="Times New Roman" w:hAnsi="Times New Roman" w:cs="Times New Roman"/>
          <w:kern w:val="0"/>
          <w:lang w:val="en-US" w:eastAsia="en-GB"/>
          <w14:ligatures w14:val="none"/>
        </w:rPr>
        <w:t xml:space="preserve"> (subsection 3.2). Given a set of parameters, we run several simulations to obtain results from the model. We also extract data from the </w:t>
      </w:r>
      <w:proofErr w:type="spellStart"/>
      <w:r>
        <w:rPr>
          <w:rFonts w:ascii="Times New Roman" w:eastAsia="Times New Roman" w:hAnsi="Times New Roman" w:cs="Times New Roman"/>
          <w:kern w:val="0"/>
          <w:lang w:val="en-US" w:eastAsia="en-GB"/>
          <w14:ligatures w14:val="none"/>
        </w:rPr>
        <w:t>NetLogo</w:t>
      </w:r>
      <w:proofErr w:type="spellEnd"/>
      <w:r>
        <w:rPr>
          <w:rFonts w:ascii="Times New Roman" w:eastAsia="Times New Roman" w:hAnsi="Times New Roman" w:cs="Times New Roman"/>
          <w:kern w:val="0"/>
          <w:lang w:val="en-US" w:eastAsia="en-GB"/>
          <w14:ligatures w14:val="none"/>
        </w:rPr>
        <w:t xml:space="preserve"> file: </w:t>
      </w:r>
      <w:r>
        <w:rPr>
          <w:rFonts w:ascii="Times New Roman" w:eastAsia="Times New Roman" w:hAnsi="Times New Roman" w:cs="Times New Roman"/>
          <w:kern w:val="0"/>
          <w:lang w:eastAsia="en-GB"/>
          <w14:ligatures w14:val="none"/>
        </w:rPr>
        <w:t xml:space="preserve">we parse the documentation, the Graphical User Interface (GUI), and the comments from the code. Then we generate a report using </w:t>
      </w:r>
      <w:r>
        <w:rPr>
          <w:rFonts w:ascii="Times New Roman" w:eastAsia="Times New Roman" w:hAnsi="Times New Roman" w:cs="Times New Roman"/>
          <w:kern w:val="0"/>
          <w:lang w:val="en-US" w:eastAsia="en-GB"/>
          <w14:ligatures w14:val="none"/>
        </w:rPr>
        <w:t>this</w:t>
      </w:r>
      <w:r>
        <w:rPr>
          <w:rFonts w:ascii="Times New Roman" w:eastAsia="Times New Roman" w:hAnsi="Times New Roman" w:cs="Times New Roman"/>
          <w:kern w:val="0"/>
          <w:lang w:eastAsia="en-GB"/>
          <w14:ligatures w14:val="none"/>
        </w:rPr>
        <w:t xml:space="preserve"> information</w:t>
      </w:r>
      <w:r>
        <w:rPr>
          <w:rFonts w:ascii="Times New Roman" w:eastAsia="Times New Roman" w:hAnsi="Times New Roman" w:cs="Times New Roman"/>
          <w:kern w:val="0"/>
          <w:lang w:val="en-US" w:eastAsia="en-GB"/>
          <w14:ligatures w14:val="none"/>
        </w:rPr>
        <w:t xml:space="preserve"> (subsection 3.3)</w:t>
      </w:r>
      <w:r>
        <w:rPr>
          <w:rFonts w:ascii="Times New Roman" w:eastAsia="Times New Roman" w:hAnsi="Times New Roman" w:cs="Times New Roman"/>
          <w:kern w:val="0"/>
          <w:lang w:eastAsia="en-GB"/>
          <w14:ligatures w14:val="none"/>
        </w:rPr>
        <w:t>. GPT-4o is used to generate a context and a trend analysis and</w:t>
      </w:r>
      <w:r>
        <w:rPr>
          <w:rFonts w:ascii="Times New Roman" w:eastAsia="Times New Roman" w:hAnsi="Times New Roman" w:cs="Times New Roman"/>
          <w:kern w:val="0"/>
          <w:lang w:val="en-US" w:eastAsia="en-GB"/>
          <w14:ligatures w14:val="none"/>
        </w:rPr>
        <w:t xml:space="preserve"> a summarization algorithm then reduces the number of </w:t>
      </w:r>
      <w:r>
        <w:rPr>
          <w:rFonts w:ascii="Times New Roman" w:eastAsia="Times New Roman" w:hAnsi="Times New Roman" w:cs="Times New Roman"/>
          <w:kern w:val="0"/>
          <w:lang w:val="en-US" w:eastAsia="en-GB"/>
          <w14:ligatures w14:val="none"/>
        </w:rPr>
        <w:lastRenderedPageBreak/>
        <w:t>paragraphs to the length suitable for a report</w:t>
      </w:r>
      <w:r>
        <w:rPr>
          <w:rFonts w:ascii="Times New Roman" w:eastAsia="Times New Roman" w:hAnsi="Times New Roman" w:cs="Times New Roman"/>
          <w:kern w:val="0"/>
          <w:lang w:eastAsia="en-GB"/>
          <w14:ligatures w14:val="none"/>
        </w:rPr>
        <w:t>. Finally we evaluate the report</w:t>
      </w:r>
      <w:r>
        <w:rPr>
          <w:rFonts w:ascii="Times New Roman" w:eastAsia="Times New Roman" w:hAnsi="Times New Roman" w:cs="Times New Roman"/>
          <w:kern w:val="0"/>
          <w:lang w:val="en-US" w:eastAsia="en-GB"/>
          <w14:ligatures w14:val="none"/>
        </w:rPr>
        <w:t xml:space="preserve"> (subsection 3.4) by</w:t>
      </w:r>
      <w:r>
        <w:rPr>
          <w:rFonts w:ascii="Times New Roman" w:eastAsia="Times New Roman" w:hAnsi="Times New Roman" w:cs="Times New Roman"/>
          <w:kern w:val="0"/>
          <w:lang w:eastAsia="en-GB"/>
          <w14:ligatures w14:val="none"/>
        </w:rPr>
        <w:t xml:space="preserve"> using a qualitative method at the sentence level, and a quantitative method relying on a ground truth for certain metrics. </w:t>
      </w:r>
    </w:p>
    <w:p w14:paraId="5A71CB77" w14:textId="77777777" w:rsidR="00FA7506" w:rsidRDefault="00FA7506" w:rsidP="00FA7506">
      <w:pPr>
        <w:spacing w:before="100" w:beforeAutospacing="1" w:after="100" w:afterAutospacing="1"/>
        <w:outlineLvl w:val="3"/>
        <w:rPr>
          <w:rFonts w:ascii="Times New Roman" w:eastAsia="Times New Roman" w:hAnsi="Times New Roman" w:cs="Times New Roman"/>
          <w:b/>
          <w:bCs/>
          <w:kern w:val="0"/>
          <w:lang w:eastAsia="en-GB"/>
          <w14:ligatures w14:val="none"/>
        </w:rPr>
      </w:pPr>
    </w:p>
    <w:p w14:paraId="0CE1629C" w14:textId="77777777" w:rsidR="00FA7506" w:rsidRDefault="00FA7506" w:rsidP="00FA7506">
      <w:pPr>
        <w:spacing w:before="100" w:beforeAutospacing="1" w:after="100" w:afterAutospacing="1"/>
        <w:outlineLvl w:val="3"/>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 xml:space="preserve">3.2 </w:t>
      </w:r>
      <w:r w:rsidRPr="002D1CEE">
        <w:rPr>
          <w:rFonts w:ascii="Times New Roman" w:eastAsia="Times New Roman" w:hAnsi="Times New Roman" w:cs="Times New Roman"/>
          <w:b/>
          <w:bCs/>
          <w:kern w:val="0"/>
          <w:lang w:eastAsia="en-GB"/>
          <w14:ligatures w14:val="none"/>
        </w:rPr>
        <w:t>Data Extraction</w:t>
      </w:r>
    </w:p>
    <w:p w14:paraId="24554E43" w14:textId="5E7682F9" w:rsidR="00FA7506" w:rsidRPr="002D1CEE" w:rsidRDefault="00FA7506" w:rsidP="00FA7506">
      <w:pPr>
        <w:spacing w:before="100" w:beforeAutospacing="1" w:after="100" w:afterAutospacing="1"/>
        <w:rPr>
          <w:rFonts w:ascii="Times New Roman" w:eastAsia="Times New Roman" w:hAnsi="Times New Roman" w:cs="Times New Roman"/>
          <w:kern w:val="0"/>
          <w:lang w:eastAsia="en-GB"/>
          <w14:ligatures w14:val="none"/>
        </w:rPr>
      </w:pPr>
      <w:r w:rsidRPr="002D1CEE">
        <w:rPr>
          <w:rFonts w:ascii="Times New Roman" w:eastAsia="Times New Roman" w:hAnsi="Times New Roman" w:cs="Times New Roman"/>
          <w:kern w:val="0"/>
          <w:lang w:eastAsia="en-GB"/>
          <w14:ligatures w14:val="none"/>
        </w:rPr>
        <w:t>Data extraction involved processing NetLogo simulation files</w:t>
      </w:r>
      <w:ins w:id="48" w:author="Noe FLANDRE" w:date="2024-06-20T09:42:00Z">
        <w:r w:rsidR="00EB3C19">
          <w:rPr>
            <w:rFonts w:ascii="Times New Roman" w:eastAsia="Times New Roman" w:hAnsi="Times New Roman" w:cs="Times New Roman"/>
            <w:kern w:val="0"/>
            <w:lang w:eastAsia="en-GB"/>
            <w14:ligatures w14:val="none"/>
          </w:rPr>
          <w:t xml:space="preserve">. </w:t>
        </w:r>
      </w:ins>
      <w:ins w:id="49" w:author="Noe FLANDRE" w:date="2024-06-20T09:43:00Z">
        <w:r w:rsidR="00EB3C19">
          <w:rPr>
            <w:rFonts w:ascii="Times New Roman" w:eastAsia="Times New Roman" w:hAnsi="Times New Roman" w:cs="Times New Roman"/>
            <w:kern w:val="0"/>
            <w:lang w:eastAsia="en-GB"/>
            <w14:ligatures w14:val="none"/>
          </w:rPr>
          <w:t xml:space="preserve">Our research uses three </w:t>
        </w:r>
      </w:ins>
      <w:ins w:id="50" w:author="Noe FLANDRE" w:date="2024-06-20T09:44:00Z">
        <w:r w:rsidR="00EB3C19">
          <w:rPr>
            <w:rFonts w:ascii="Times New Roman" w:eastAsia="Times New Roman" w:hAnsi="Times New Roman" w:cs="Times New Roman"/>
            <w:kern w:val="0"/>
            <w:lang w:eastAsia="en-GB"/>
            <w14:ligatures w14:val="none"/>
          </w:rPr>
          <w:t xml:space="preserve">well documented social </w:t>
        </w:r>
      </w:ins>
      <w:ins w:id="51" w:author="Noe FLANDRE" w:date="2024-06-20T09:45:00Z">
        <w:r w:rsidR="00EB3C19">
          <w:rPr>
            <w:rFonts w:ascii="Times New Roman" w:eastAsia="Times New Roman" w:hAnsi="Times New Roman" w:cs="Times New Roman"/>
            <w:kern w:val="0"/>
            <w:lang w:eastAsia="en-GB"/>
            <w14:ligatures w14:val="none"/>
          </w:rPr>
          <w:t xml:space="preserve">agent based </w:t>
        </w:r>
      </w:ins>
      <w:ins w:id="52" w:author="Noe FLANDRE" w:date="2024-06-20T09:43:00Z">
        <w:r w:rsidR="00EB3C19">
          <w:rPr>
            <w:rFonts w:ascii="Times New Roman" w:eastAsia="Times New Roman" w:hAnsi="Times New Roman" w:cs="Times New Roman"/>
            <w:kern w:val="0"/>
            <w:lang w:eastAsia="en-GB"/>
            <w14:ligatures w14:val="none"/>
          </w:rPr>
          <w:t>mo</w:t>
        </w:r>
      </w:ins>
      <w:ins w:id="53" w:author="Noe FLANDRE" w:date="2024-06-20T09:44:00Z">
        <w:r w:rsidR="00EB3C19">
          <w:rPr>
            <w:rFonts w:ascii="Times New Roman" w:eastAsia="Times New Roman" w:hAnsi="Times New Roman" w:cs="Times New Roman"/>
            <w:kern w:val="0"/>
            <w:lang w:eastAsia="en-GB"/>
            <w14:ligatures w14:val="none"/>
          </w:rPr>
          <w:t>dels from the website Comses.net</w:t>
        </w:r>
      </w:ins>
      <w:del w:id="54" w:author="Noe FLANDRE" w:date="2024-06-20T09:42:00Z">
        <w:r w:rsidRPr="002D1CEE" w:rsidDel="00EB3C19">
          <w:rPr>
            <w:rFonts w:ascii="Times New Roman" w:eastAsia="Times New Roman" w:hAnsi="Times New Roman" w:cs="Times New Roman"/>
            <w:kern w:val="0"/>
            <w:lang w:eastAsia="en-GB"/>
            <w14:ligatures w14:val="none"/>
          </w:rPr>
          <w:delText>,</w:delText>
        </w:r>
      </w:del>
      <w:del w:id="55" w:author="Noe FLANDRE" w:date="2024-06-20T09:44:00Z">
        <w:r w:rsidRPr="002D1CEE" w:rsidDel="00EB3C19">
          <w:rPr>
            <w:rFonts w:ascii="Times New Roman" w:eastAsia="Times New Roman" w:hAnsi="Times New Roman" w:cs="Times New Roman"/>
            <w:kern w:val="0"/>
            <w:lang w:eastAsia="en-GB"/>
            <w14:ligatures w14:val="none"/>
          </w:rPr>
          <w:delText xml:space="preserve"> </w:delText>
        </w:r>
      </w:del>
      <w:ins w:id="56" w:author="Noe FLANDRE" w:date="2024-06-20T09:43:00Z">
        <w:r w:rsidR="00EB3C19">
          <w:rPr>
            <w:rFonts w:ascii="Times New Roman" w:eastAsia="Times New Roman" w:hAnsi="Times New Roman" w:cs="Times New Roman"/>
            <w:kern w:val="0"/>
            <w:lang w:eastAsia="en-GB"/>
            <w14:ligatures w14:val="none"/>
          </w:rPr>
          <w:t xml:space="preserve">. </w:t>
        </w:r>
      </w:ins>
      <w:del w:id="57" w:author="Noe FLANDRE" w:date="2024-06-20T09:43:00Z">
        <w:r w:rsidRPr="002D1CEE" w:rsidDel="00EB3C19">
          <w:rPr>
            <w:rFonts w:ascii="Times New Roman" w:eastAsia="Times New Roman" w:hAnsi="Times New Roman" w:cs="Times New Roman"/>
            <w:kern w:val="0"/>
            <w:lang w:eastAsia="en-GB"/>
            <w14:ligatures w14:val="none"/>
          </w:rPr>
          <w:delText xml:space="preserve">which </w:delText>
        </w:r>
      </w:del>
      <w:ins w:id="58" w:author="Noe FLANDRE" w:date="2024-06-20T09:43:00Z">
        <w:r w:rsidR="00EB3C19">
          <w:rPr>
            <w:rFonts w:ascii="Times New Roman" w:eastAsia="Times New Roman" w:hAnsi="Times New Roman" w:cs="Times New Roman"/>
            <w:kern w:val="0"/>
            <w:lang w:eastAsia="en-GB"/>
            <w14:ligatures w14:val="none"/>
          </w:rPr>
          <w:t>These files</w:t>
        </w:r>
        <w:r w:rsidR="00EB3C19" w:rsidRPr="002D1CEE">
          <w:rPr>
            <w:rFonts w:ascii="Times New Roman" w:eastAsia="Times New Roman" w:hAnsi="Times New Roman" w:cs="Times New Roman"/>
            <w:kern w:val="0"/>
            <w:lang w:eastAsia="en-GB"/>
            <w14:ligatures w14:val="none"/>
          </w:rPr>
          <w:t xml:space="preserve"> </w:t>
        </w:r>
      </w:ins>
      <w:r w:rsidRPr="002D1CEE">
        <w:rPr>
          <w:rFonts w:ascii="Times New Roman" w:eastAsia="Times New Roman" w:hAnsi="Times New Roman" w:cs="Times New Roman"/>
          <w:kern w:val="0"/>
          <w:lang w:eastAsia="en-GB"/>
          <w14:ligatures w14:val="none"/>
        </w:rPr>
        <w:t>were categorized into dynamic and static components.</w:t>
      </w:r>
    </w:p>
    <w:p w14:paraId="77A82E56" w14:textId="57F75B95" w:rsidR="00FA7506" w:rsidRDefault="00FA7506" w:rsidP="00FA7506">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dynamic data consisted in parameters we could modify.</w:t>
      </w:r>
      <w:r w:rsidR="008A251B">
        <w:rPr>
          <w:rFonts w:ascii="Times New Roman" w:eastAsia="Times New Roman" w:hAnsi="Times New Roman" w:cs="Times New Roman"/>
          <w:kern w:val="0"/>
          <w:lang w:eastAsia="en-GB"/>
          <w14:ligatures w14:val="none"/>
        </w:rPr>
        <w:t xml:space="preserve"> Thanks to this part of the file, we were able to run the simulations and retrieve the data. </w:t>
      </w:r>
      <w:r>
        <w:rPr>
          <w:rFonts w:ascii="Times New Roman" w:eastAsia="Times New Roman" w:hAnsi="Times New Roman" w:cs="Times New Roman"/>
          <w:kern w:val="0"/>
          <w:lang w:eastAsia="en-GB"/>
          <w14:ligatures w14:val="none"/>
        </w:rPr>
        <w:t xml:space="preserve">Therefore, we have set the initial parameters, the metrics to follow throughout the experiment, the </w:t>
      </w:r>
      <w:r>
        <w:rPr>
          <w:rFonts w:ascii="Times New Roman" w:eastAsia="Times New Roman" w:hAnsi="Times New Roman" w:cs="Times New Roman"/>
          <w:kern w:val="0"/>
          <w:lang w:val="en-US" w:eastAsia="en-GB"/>
          <w14:ligatures w14:val="none"/>
        </w:rPr>
        <w:t>halting</w:t>
      </w:r>
      <w:r>
        <w:rPr>
          <w:rFonts w:ascii="Times New Roman" w:eastAsia="Times New Roman" w:hAnsi="Times New Roman" w:cs="Times New Roman"/>
          <w:kern w:val="0"/>
          <w:lang w:eastAsia="en-GB"/>
          <w14:ligatures w14:val="none"/>
        </w:rPr>
        <w:t xml:space="preserve"> condition and ran the experiment.</w:t>
      </w:r>
      <w:r w:rsidR="00166446">
        <w:rPr>
          <w:rFonts w:ascii="Times New Roman" w:eastAsia="Times New Roman" w:hAnsi="Times New Roman" w:cs="Times New Roman"/>
          <w:kern w:val="0"/>
          <w:lang w:eastAsia="en-GB"/>
          <w14:ligatures w14:val="none"/>
        </w:rPr>
        <w:t xml:space="preserve"> For example a parameter could be </w:t>
      </w:r>
      <w:r w:rsidR="00D63CA9">
        <w:rPr>
          <w:rFonts w:ascii="Times New Roman" w:eastAsia="Times New Roman" w:hAnsi="Times New Roman" w:cs="Times New Roman"/>
          <w:kern w:val="0"/>
          <w:lang w:eastAsia="en-GB"/>
          <w14:ligatures w14:val="none"/>
        </w:rPr>
        <w:t>“</w:t>
      </w:r>
      <w:r w:rsidR="00D63CA9" w:rsidRPr="00D63CA9">
        <w:rPr>
          <w:rFonts w:ascii="Times New Roman" w:eastAsia="Times New Roman" w:hAnsi="Times New Roman" w:cs="Times New Roman"/>
          <w:kern w:val="0"/>
          <w:lang w:eastAsia="en-GB"/>
          <w14:ligatures w14:val="none"/>
        </w:rPr>
        <w:t xml:space="preserve">    "number-of-agents": 1000</w:t>
      </w:r>
      <w:r w:rsidR="00D63CA9">
        <w:rPr>
          <w:rFonts w:ascii="Times New Roman" w:eastAsia="Times New Roman" w:hAnsi="Times New Roman" w:cs="Times New Roman"/>
          <w:kern w:val="0"/>
          <w:lang w:eastAsia="en-GB"/>
          <w14:ligatures w14:val="none"/>
        </w:rPr>
        <w:t>”, a metric could be “</w:t>
      </w:r>
      <w:r w:rsidR="00D63CA9" w:rsidRPr="00D63CA9">
        <w:rPr>
          <w:rFonts w:ascii="Times New Roman" w:eastAsia="Times New Roman" w:hAnsi="Times New Roman" w:cs="Times New Roman"/>
          <w:kern w:val="0"/>
          <w:lang w:eastAsia="en-GB"/>
          <w14:ligatures w14:val="none"/>
        </w:rPr>
        <w:t>mean [incum-quantity] of turtles</w:t>
      </w:r>
      <w:r w:rsidR="00D63CA9">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 xml:space="preserve"> </w:t>
      </w:r>
      <w:r w:rsidR="00D63CA9">
        <w:rPr>
          <w:rFonts w:ascii="Times New Roman" w:eastAsia="Times New Roman" w:hAnsi="Times New Roman" w:cs="Times New Roman"/>
          <w:kern w:val="0"/>
          <w:lang w:eastAsia="en-GB"/>
          <w14:ligatures w14:val="none"/>
        </w:rPr>
        <w:t xml:space="preserve">and a halting condition could be </w:t>
      </w:r>
      <w:r w:rsidR="00D63CA9" w:rsidRPr="00D63CA9">
        <w:rPr>
          <w:rFonts w:ascii="Times New Roman" w:eastAsia="Times New Roman" w:hAnsi="Times New Roman" w:cs="Times New Roman"/>
          <w:kern w:val="0"/>
          <w:lang w:eastAsia="en-GB"/>
          <w14:ligatures w14:val="none"/>
        </w:rPr>
        <w:t>max_ticks = 73000</w:t>
      </w:r>
      <w:r w:rsidR="00D63CA9">
        <w:rPr>
          <w:rFonts w:ascii="Times New Roman" w:eastAsia="Times New Roman" w:hAnsi="Times New Roman" w:cs="Times New Roman"/>
          <w:kern w:val="0"/>
          <w:lang w:eastAsia="en-GB"/>
          <w14:ligatures w14:val="none"/>
        </w:rPr>
        <w:t>. This would mean that the experiment starts with 1000 agents, for a maximum of 73000 ticks during which we will measure t</w:t>
      </w:r>
      <w:r w:rsidR="00D63CA9" w:rsidRPr="00D63CA9">
        <w:rPr>
          <w:rFonts w:ascii="Times New Roman" w:eastAsia="Times New Roman" w:hAnsi="Times New Roman" w:cs="Times New Roman"/>
          <w:kern w:val="0"/>
          <w:lang w:eastAsia="en-GB"/>
          <w14:ligatures w14:val="none"/>
        </w:rPr>
        <w:t>he mean quantity of whole milk consumed by agents.</w:t>
      </w:r>
      <w:r w:rsidR="00D63CA9">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All the results </w:t>
      </w:r>
      <w:r w:rsidRPr="002D1CEE">
        <w:rPr>
          <w:rFonts w:ascii="Times New Roman" w:eastAsia="Times New Roman" w:hAnsi="Times New Roman" w:cs="Times New Roman"/>
          <w:kern w:val="0"/>
          <w:lang w:eastAsia="en-GB"/>
          <w14:ligatures w14:val="none"/>
        </w:rPr>
        <w:t>were then exported into CSV format for further analysis.</w:t>
      </w:r>
    </w:p>
    <w:p w14:paraId="0A069CD2" w14:textId="6D7BDBC7" w:rsidR="00FA7506" w:rsidRDefault="00FA7506" w:rsidP="00FA7506">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From the static data, we extracted the documentation, the GUI</w:t>
      </w:r>
      <w:r w:rsidR="007A3DC1">
        <w:rPr>
          <w:rFonts w:ascii="Times New Roman" w:eastAsia="Times New Roman" w:hAnsi="Times New Roman" w:cs="Times New Roman"/>
          <w:kern w:val="0"/>
          <w:lang w:eastAsia="en-GB"/>
          <w14:ligatures w14:val="none"/>
        </w:rPr>
        <w:t xml:space="preserve"> (the modifiable elements and their range of values)</w:t>
      </w:r>
      <w:r>
        <w:rPr>
          <w:rFonts w:ascii="Times New Roman" w:eastAsia="Times New Roman" w:hAnsi="Times New Roman" w:cs="Times New Roman"/>
          <w:kern w:val="0"/>
          <w:lang w:eastAsia="en-GB"/>
          <w14:ligatures w14:val="none"/>
        </w:rPr>
        <w:t xml:space="preserve"> and the comments from the code using regular expressions. </w:t>
      </w:r>
      <w:ins w:id="59" w:author="Noe FLANDRE" w:date="2024-06-19T11:41:00Z">
        <w:r w:rsidR="00B02449">
          <w:rPr>
            <w:rFonts w:ascii="Times New Roman" w:eastAsia="Times New Roman" w:hAnsi="Times New Roman" w:cs="Times New Roman"/>
            <w:kern w:val="0"/>
            <w:lang w:eastAsia="en-GB"/>
            <w14:ligatures w14:val="none"/>
          </w:rPr>
          <w:t xml:space="preserve">While parsing the documentation, we made sure to not include the default content from Netlogo files </w:t>
        </w:r>
      </w:ins>
      <w:ins w:id="60" w:author="Noe FLANDRE" w:date="2024-06-19T11:42:00Z">
        <w:r w:rsidR="00B02449">
          <w:rPr>
            <w:rFonts w:ascii="Times New Roman" w:eastAsia="Times New Roman" w:hAnsi="Times New Roman" w:cs="Times New Roman"/>
            <w:kern w:val="0"/>
            <w:lang w:eastAsia="en-GB"/>
            <w14:ligatures w14:val="none"/>
          </w:rPr>
          <w:t xml:space="preserve">that were left unfilled and we also made sure to remove urls. </w:t>
        </w:r>
      </w:ins>
      <w:ins w:id="61" w:author="Noe FLANDRE" w:date="2024-06-19T11:43:00Z">
        <w:r w:rsidR="00B02449">
          <w:rPr>
            <w:rFonts w:ascii="Times New Roman" w:eastAsia="Times New Roman" w:hAnsi="Times New Roman" w:cs="Times New Roman"/>
            <w:kern w:val="0"/>
            <w:lang w:eastAsia="en-GB"/>
            <w14:ligatures w14:val="none"/>
          </w:rPr>
          <w:t xml:space="preserve">From the GUI, we have made sure to only pick relevant information (i.e the minimum and maximum value </w:t>
        </w:r>
      </w:ins>
      <w:ins w:id="62" w:author="Noe FLANDRE" w:date="2024-06-19T11:44:00Z">
        <w:r w:rsidR="00B02449">
          <w:rPr>
            <w:rFonts w:ascii="Times New Roman" w:eastAsia="Times New Roman" w:hAnsi="Times New Roman" w:cs="Times New Roman"/>
            <w:kern w:val="0"/>
            <w:lang w:eastAsia="en-GB"/>
            <w14:ligatures w14:val="none"/>
          </w:rPr>
          <w:t xml:space="preserve">as well as the value set for the experiment). </w:t>
        </w:r>
      </w:ins>
      <w:r>
        <w:rPr>
          <w:rFonts w:ascii="Times New Roman" w:eastAsia="Times New Roman" w:hAnsi="Times New Roman" w:cs="Times New Roman"/>
          <w:kern w:val="0"/>
          <w:lang w:eastAsia="en-GB"/>
          <w14:ligatures w14:val="none"/>
        </w:rPr>
        <w:t>Th</w:t>
      </w:r>
      <w:r w:rsidR="00166446">
        <w:rPr>
          <w:rFonts w:ascii="Times New Roman" w:eastAsia="Times New Roman" w:hAnsi="Times New Roman" w:cs="Times New Roman"/>
          <w:kern w:val="0"/>
          <w:lang w:eastAsia="en-GB"/>
          <w14:ligatures w14:val="none"/>
        </w:rPr>
        <w:t>is</w:t>
      </w:r>
      <w:r>
        <w:rPr>
          <w:rFonts w:ascii="Times New Roman" w:eastAsia="Times New Roman" w:hAnsi="Times New Roman" w:cs="Times New Roman"/>
          <w:kern w:val="0"/>
          <w:lang w:eastAsia="en-GB"/>
          <w14:ligatures w14:val="none"/>
        </w:rPr>
        <w:t xml:space="preserve"> </w:t>
      </w:r>
      <w:del w:id="63" w:author="Noe FLANDRE" w:date="2024-06-19T11:44:00Z">
        <w:r w:rsidDel="00B02449">
          <w:rPr>
            <w:rFonts w:ascii="Times New Roman" w:eastAsia="Times New Roman" w:hAnsi="Times New Roman" w:cs="Times New Roman"/>
            <w:kern w:val="0"/>
            <w:lang w:eastAsia="en-GB"/>
            <w14:ligatures w14:val="none"/>
          </w:rPr>
          <w:delText xml:space="preserve">information </w:delText>
        </w:r>
      </w:del>
      <w:ins w:id="64" w:author="Noe FLANDRE" w:date="2024-06-19T11:44:00Z">
        <w:r w:rsidR="00B02449">
          <w:rPr>
            <w:rFonts w:ascii="Times New Roman" w:eastAsia="Times New Roman" w:hAnsi="Times New Roman" w:cs="Times New Roman"/>
            <w:kern w:val="0"/>
            <w:lang w:eastAsia="en-GB"/>
            <w14:ligatures w14:val="none"/>
          </w:rPr>
          <w:t xml:space="preserve">content </w:t>
        </w:r>
      </w:ins>
      <w:r w:rsidR="00166446">
        <w:rPr>
          <w:rFonts w:ascii="Times New Roman" w:eastAsia="Times New Roman" w:hAnsi="Times New Roman" w:cs="Times New Roman"/>
          <w:kern w:val="0"/>
          <w:lang w:eastAsia="en-GB"/>
          <w14:ligatures w14:val="none"/>
        </w:rPr>
        <w:t>was</w:t>
      </w:r>
      <w:r>
        <w:rPr>
          <w:rFonts w:ascii="Times New Roman" w:eastAsia="Times New Roman" w:hAnsi="Times New Roman" w:cs="Times New Roman"/>
          <w:kern w:val="0"/>
          <w:lang w:eastAsia="en-GB"/>
          <w14:ligatures w14:val="none"/>
        </w:rPr>
        <w:t xml:space="preserve"> saved into JSON files</w:t>
      </w:r>
      <w:r w:rsidR="008A251B">
        <w:rPr>
          <w:rFonts w:ascii="Times New Roman" w:eastAsia="Times New Roman" w:hAnsi="Times New Roman" w:cs="Times New Roman"/>
          <w:kern w:val="0"/>
          <w:lang w:eastAsia="en-GB"/>
          <w14:ligatures w14:val="none"/>
        </w:rPr>
        <w:t xml:space="preserve"> and plays an essential role in giving context to the simulation for the following explanations</w:t>
      </w:r>
      <w:r>
        <w:rPr>
          <w:rFonts w:ascii="Times New Roman" w:eastAsia="Times New Roman" w:hAnsi="Times New Roman" w:cs="Times New Roman"/>
          <w:kern w:val="0"/>
          <w:lang w:eastAsia="en-GB"/>
          <w14:ligatures w14:val="none"/>
        </w:rPr>
        <w:t xml:space="preserve">. </w:t>
      </w:r>
    </w:p>
    <w:p w14:paraId="0ABD899F" w14:textId="77777777" w:rsidR="00FA7506" w:rsidRPr="002D1CEE" w:rsidRDefault="00FA7506" w:rsidP="00FA7506">
      <w:pPr>
        <w:spacing w:before="100" w:beforeAutospacing="1" w:after="100" w:afterAutospacing="1"/>
        <w:outlineLvl w:val="3"/>
        <w:rPr>
          <w:rFonts w:ascii="Times New Roman" w:eastAsia="Times New Roman" w:hAnsi="Times New Roman" w:cs="Times New Roman"/>
          <w:b/>
          <w:bCs/>
          <w:kern w:val="0"/>
          <w:lang w:eastAsia="en-GB"/>
          <w14:ligatures w14:val="none"/>
        </w:rPr>
      </w:pPr>
    </w:p>
    <w:p w14:paraId="735AF213" w14:textId="6A79D9CA" w:rsidR="00FA7506" w:rsidRPr="00FA7506" w:rsidRDefault="00FA7506">
      <w:pPr>
        <w:rPr>
          <w:rFonts w:ascii="Times New Roman" w:hAnsi="Times New Roman" w:cs="Times New Roman"/>
          <w:b/>
          <w:bCs/>
          <w:lang w:val="en-US"/>
        </w:rPr>
      </w:pPr>
      <w:r w:rsidRPr="00FA7506">
        <w:rPr>
          <w:rFonts w:ascii="Times New Roman" w:hAnsi="Times New Roman" w:cs="Times New Roman"/>
          <w:b/>
          <w:bCs/>
          <w:lang w:val="en-US"/>
        </w:rPr>
        <w:t>3.3 Report Generation</w:t>
      </w:r>
    </w:p>
    <w:p w14:paraId="5B4A660D" w14:textId="77777777" w:rsidR="00FA7506" w:rsidRDefault="00FA7506">
      <w:pPr>
        <w:rPr>
          <w:rFonts w:ascii="Times New Roman" w:hAnsi="Times New Roman" w:cs="Times New Roman"/>
          <w:b/>
          <w:bCs/>
          <w:lang w:val="en-US"/>
        </w:rPr>
      </w:pPr>
    </w:p>
    <w:p w14:paraId="22ABC1F9" w14:textId="775DDD41" w:rsidR="00E76C2B" w:rsidRDefault="00FA7506">
      <w:pPr>
        <w:rPr>
          <w:rFonts w:ascii="Times New Roman" w:hAnsi="Times New Roman" w:cs="Times New Roman"/>
          <w:lang w:val="en-US"/>
        </w:rPr>
      </w:pPr>
      <w:r>
        <w:rPr>
          <w:rFonts w:ascii="Times New Roman" w:hAnsi="Times New Roman" w:cs="Times New Roman"/>
          <w:lang w:val="en-US"/>
        </w:rPr>
        <w:t xml:space="preserve">The report was designed to synthetize the extracted data into meaningful </w:t>
      </w:r>
      <w:r w:rsidR="00E76C2B">
        <w:rPr>
          <w:rFonts w:ascii="Times New Roman" w:hAnsi="Times New Roman" w:cs="Times New Roman"/>
          <w:lang w:val="en-US"/>
        </w:rPr>
        <w:t xml:space="preserve">explanations. </w:t>
      </w:r>
    </w:p>
    <w:p w14:paraId="1BBE98D8" w14:textId="77777777" w:rsidR="007A4251" w:rsidRDefault="007A4251">
      <w:pPr>
        <w:rPr>
          <w:rFonts w:ascii="Times New Roman" w:hAnsi="Times New Roman" w:cs="Times New Roman"/>
          <w:lang w:val="en-US"/>
        </w:rPr>
      </w:pPr>
    </w:p>
    <w:p w14:paraId="14469FD2" w14:textId="5AC92E76" w:rsidR="007A4251" w:rsidRDefault="007A4251">
      <w:pPr>
        <w:rPr>
          <w:ins w:id="65" w:author="Noe FLANDRE" w:date="2024-06-17T18:22:00Z"/>
          <w:rFonts w:ascii="Times New Roman" w:hAnsi="Times New Roman" w:cs="Times New Roman"/>
          <w:lang w:val="en-US"/>
        </w:rPr>
      </w:pPr>
      <w:r>
        <w:rPr>
          <w:rFonts w:ascii="Times New Roman" w:hAnsi="Times New Roman" w:cs="Times New Roman"/>
          <w:lang w:val="en-US"/>
        </w:rPr>
        <w:t xml:space="preserve">The first step was to give context to the simulation. </w:t>
      </w:r>
      <w:del w:id="66" w:author="Giabbanelli, Philippe Joseph Dr." w:date="2024-06-17T14:53:00Z">
        <w:r w:rsidDel="008B2258">
          <w:rPr>
            <w:rFonts w:ascii="Times New Roman" w:hAnsi="Times New Roman" w:cs="Times New Roman"/>
            <w:lang w:val="en-US"/>
          </w:rPr>
          <w:delText>Thanks to</w:delText>
        </w:r>
      </w:del>
      <w:ins w:id="67" w:author="Giabbanelli, Philippe Joseph Dr." w:date="2024-06-17T14:53:00Z">
        <w:r w:rsidR="008B2258">
          <w:rPr>
            <w:rFonts w:ascii="Times New Roman" w:hAnsi="Times New Roman" w:cs="Times New Roman"/>
            <w:lang w:val="en-US"/>
          </w:rPr>
          <w:t>Since</w:t>
        </w:r>
      </w:ins>
      <w:r>
        <w:rPr>
          <w:rFonts w:ascii="Times New Roman" w:hAnsi="Times New Roman" w:cs="Times New Roman"/>
          <w:lang w:val="en-US"/>
        </w:rPr>
        <w:t xml:space="preserve"> the JSON files</w:t>
      </w:r>
      <w:ins w:id="68" w:author="Giabbanelli, Philippe Joseph Dr." w:date="2024-06-17T14:54:00Z">
        <w:r w:rsidR="008B2258">
          <w:rPr>
            <w:rFonts w:ascii="Times New Roman" w:hAnsi="Times New Roman" w:cs="Times New Roman"/>
            <w:lang w:val="en-US"/>
          </w:rPr>
          <w:t xml:space="preserve"> provide the extracted context</w:t>
        </w:r>
      </w:ins>
      <w:r>
        <w:rPr>
          <w:rFonts w:ascii="Times New Roman" w:hAnsi="Times New Roman" w:cs="Times New Roman"/>
          <w:lang w:val="en-US"/>
        </w:rPr>
        <w:t xml:space="preserve"> </w:t>
      </w:r>
      <w:commentRangeStart w:id="69"/>
      <w:del w:id="70" w:author="Giabbanelli, Philippe Joseph Dr." w:date="2024-06-17T14:53:00Z">
        <w:r w:rsidDel="008B2258">
          <w:rPr>
            <w:rFonts w:ascii="Times New Roman" w:hAnsi="Times New Roman" w:cs="Times New Roman"/>
            <w:lang w:val="en-US"/>
          </w:rPr>
          <w:delText xml:space="preserve">previously </w:delText>
        </w:r>
      </w:del>
      <w:commentRangeEnd w:id="69"/>
      <w:r w:rsidR="008B2258">
        <w:rPr>
          <w:rStyle w:val="CommentReference"/>
        </w:rPr>
        <w:commentReference w:id="69"/>
      </w:r>
      <w:del w:id="71" w:author="Giabbanelli, Philippe Joseph Dr." w:date="2024-06-17T14:53:00Z">
        <w:r w:rsidDel="008B2258">
          <w:rPr>
            <w:rFonts w:ascii="Times New Roman" w:hAnsi="Times New Roman" w:cs="Times New Roman"/>
            <w:lang w:val="en-US"/>
          </w:rPr>
          <w:delText>created</w:delText>
        </w:r>
      </w:del>
      <w:ins w:id="72" w:author="Giabbanelli, Philippe Joseph Dr." w:date="2024-06-17T14:53:00Z">
        <w:r w:rsidR="008B2258">
          <w:rPr>
            <w:rFonts w:ascii="Times New Roman" w:hAnsi="Times New Roman" w:cs="Times New Roman"/>
            <w:lang w:val="en-US"/>
          </w:rPr>
          <w:t>(Section 3.2)</w:t>
        </w:r>
      </w:ins>
      <w:ins w:id="73" w:author="Giabbanelli, Philippe Joseph Dr." w:date="2024-06-17T14:54:00Z">
        <w:r w:rsidR="008B2258">
          <w:rPr>
            <w:rFonts w:ascii="Times New Roman" w:hAnsi="Times New Roman" w:cs="Times New Roman"/>
            <w:lang w:val="en-US"/>
          </w:rPr>
          <w:t>, we appended this information to the prompt given to the LLM</w:t>
        </w:r>
      </w:ins>
      <w:del w:id="74" w:author="Giabbanelli, Philippe Joseph Dr." w:date="2024-06-17T14:54:00Z">
        <w:r w:rsidDel="008B2258">
          <w:rPr>
            <w:rFonts w:ascii="Times New Roman" w:hAnsi="Times New Roman" w:cs="Times New Roman"/>
            <w:lang w:val="en-US"/>
          </w:rPr>
          <w:delText>, we just had to append this information within the given prompt to the API</w:delText>
        </w:r>
      </w:del>
      <w:r>
        <w:rPr>
          <w:rFonts w:ascii="Times New Roman" w:hAnsi="Times New Roman" w:cs="Times New Roman"/>
          <w:lang w:val="en-US"/>
        </w:rPr>
        <w:t xml:space="preserve">. </w:t>
      </w:r>
      <w:commentRangeStart w:id="75"/>
      <w:r>
        <w:rPr>
          <w:rFonts w:ascii="Times New Roman" w:hAnsi="Times New Roman" w:cs="Times New Roman"/>
          <w:lang w:val="en-US"/>
        </w:rPr>
        <w:t xml:space="preserve">We specified to GPT that the generated paragraph should include the context of the simulation, its goals and the key parameters set for the experiment in a way for the reader to catch the experiment conditions. </w:t>
      </w:r>
      <w:commentRangeEnd w:id="75"/>
      <w:r w:rsidR="008B2258">
        <w:rPr>
          <w:rStyle w:val="CommentReference"/>
        </w:rPr>
        <w:commentReference w:id="75"/>
      </w:r>
    </w:p>
    <w:p w14:paraId="4E214164" w14:textId="0B874657" w:rsidR="00850BA1" w:rsidRPr="00850BA1" w:rsidDel="00850BA1" w:rsidRDefault="00850BA1">
      <w:pPr>
        <w:rPr>
          <w:del w:id="76" w:author="Noe FLANDRE" w:date="2024-06-17T18:32:00Z"/>
          <w:rFonts w:ascii="Times New Roman" w:hAnsi="Times New Roman" w:cs="Times New Roman"/>
          <w:lang w:val="en-US"/>
        </w:rPr>
      </w:pPr>
    </w:p>
    <w:p w14:paraId="36C91A98" w14:textId="77777777" w:rsidR="00E76C2B" w:rsidRDefault="00E76C2B">
      <w:pPr>
        <w:rPr>
          <w:rFonts w:ascii="Times New Roman" w:hAnsi="Times New Roman" w:cs="Times New Roman"/>
          <w:lang w:val="en-US"/>
        </w:rPr>
      </w:pPr>
    </w:p>
    <w:p w14:paraId="7654E1AD" w14:textId="6D960904" w:rsidR="008B2258" w:rsidRDefault="00E76C2B">
      <w:pPr>
        <w:rPr>
          <w:ins w:id="77" w:author="Giabbanelli, Philippe Joseph Dr." w:date="2024-06-17T14:59:00Z"/>
          <w:rFonts w:ascii="Times New Roman" w:hAnsi="Times New Roman" w:cs="Times New Roman"/>
          <w:lang w:val="en-US"/>
        </w:rPr>
      </w:pPr>
      <w:r>
        <w:rPr>
          <w:rFonts w:ascii="Times New Roman" w:hAnsi="Times New Roman" w:cs="Times New Roman"/>
          <w:lang w:val="en-US"/>
        </w:rPr>
        <w:t xml:space="preserve">The </w:t>
      </w:r>
      <w:r w:rsidR="007A4251">
        <w:rPr>
          <w:rFonts w:ascii="Times New Roman" w:hAnsi="Times New Roman" w:cs="Times New Roman"/>
          <w:lang w:val="en-US"/>
        </w:rPr>
        <w:t>second</w:t>
      </w:r>
      <w:r>
        <w:rPr>
          <w:rFonts w:ascii="Times New Roman" w:hAnsi="Times New Roman" w:cs="Times New Roman"/>
          <w:lang w:val="en-US"/>
        </w:rPr>
        <w:t xml:space="preserve"> step was to describe the data from the simulation. To do so</w:t>
      </w:r>
      <w:r w:rsidR="007E77B5">
        <w:rPr>
          <w:rFonts w:ascii="Times New Roman" w:hAnsi="Times New Roman" w:cs="Times New Roman"/>
          <w:lang w:val="en-US"/>
        </w:rPr>
        <w:t>,</w:t>
      </w:r>
      <w:r>
        <w:rPr>
          <w:rFonts w:ascii="Times New Roman" w:hAnsi="Times New Roman" w:cs="Times New Roman"/>
          <w:lang w:val="en-US"/>
        </w:rPr>
        <w:t xml:space="preserve"> we used the CSV file to plot the different metrics</w:t>
      </w:r>
      <w:r w:rsidR="00166446">
        <w:rPr>
          <w:rFonts w:ascii="Times New Roman" w:hAnsi="Times New Roman" w:cs="Times New Roman"/>
          <w:lang w:val="en-US"/>
        </w:rPr>
        <w:t xml:space="preserve">. </w:t>
      </w:r>
      <w:ins w:id="78" w:author="Noe FLANDRE" w:date="2024-06-17T18:43:00Z">
        <w:r w:rsidR="009429B7">
          <w:t>With the help of GPT-4</w:t>
        </w:r>
      </w:ins>
      <w:ins w:id="79" w:author="Noe FLANDRE" w:date="2024-06-17T18:44:00Z">
        <w:r w:rsidR="009429B7">
          <w:t>o</w:t>
        </w:r>
      </w:ins>
      <w:ins w:id="80" w:author="Noe FLANDRE" w:date="2024-06-17T18:43:00Z">
        <w:r w:rsidR="009429B7">
          <w:t>'s vision capabilities</w:t>
        </w:r>
      </w:ins>
      <w:commentRangeStart w:id="81"/>
      <w:del w:id="82" w:author="Noe FLANDRE" w:date="2024-06-17T18:43:00Z">
        <w:r w:rsidR="007E77B5" w:rsidDel="009429B7">
          <w:rPr>
            <w:rFonts w:ascii="Times New Roman" w:hAnsi="Times New Roman" w:cs="Times New Roman"/>
            <w:lang w:val="en-US"/>
          </w:rPr>
          <w:delText xml:space="preserve">Thanks to </w:delText>
        </w:r>
        <w:commentRangeEnd w:id="81"/>
        <w:r w:rsidR="008B2258" w:rsidDel="009429B7">
          <w:rPr>
            <w:rStyle w:val="CommentReference"/>
          </w:rPr>
          <w:commentReference w:id="81"/>
        </w:r>
        <w:r w:rsidR="007E77B5" w:rsidDel="009429B7">
          <w:rPr>
            <w:rFonts w:ascii="Times New Roman" w:hAnsi="Times New Roman" w:cs="Times New Roman"/>
            <w:lang w:val="en-US"/>
          </w:rPr>
          <w:delText>GPT-4o and its vision ability</w:delText>
        </w:r>
      </w:del>
      <w:r w:rsidR="007E77B5">
        <w:rPr>
          <w:rFonts w:ascii="Times New Roman" w:hAnsi="Times New Roman" w:cs="Times New Roman"/>
          <w:lang w:val="en-US"/>
        </w:rPr>
        <w:t xml:space="preserve">, we then gave these plots to the LLM and generated </w:t>
      </w:r>
      <w:commentRangeStart w:id="83"/>
      <w:del w:id="84" w:author="Giabbanelli, Philippe Joseph Dr." w:date="2024-06-17T14:56:00Z">
        <w:r w:rsidR="007E77B5" w:rsidDel="008B2258">
          <w:rPr>
            <w:rFonts w:ascii="Times New Roman" w:hAnsi="Times New Roman" w:cs="Times New Roman"/>
            <w:lang w:val="en-US"/>
          </w:rPr>
          <w:delText xml:space="preserve">appropriated </w:delText>
        </w:r>
      </w:del>
      <w:commentRangeEnd w:id="83"/>
      <w:r w:rsidR="008B2258">
        <w:rPr>
          <w:rStyle w:val="CommentReference"/>
        </w:rPr>
        <w:commentReference w:id="83"/>
      </w:r>
      <w:r w:rsidR="007E77B5">
        <w:rPr>
          <w:rFonts w:ascii="Times New Roman" w:hAnsi="Times New Roman" w:cs="Times New Roman"/>
          <w:lang w:val="en-US"/>
        </w:rPr>
        <w:t xml:space="preserve">explanations. </w:t>
      </w:r>
      <w:ins w:id="85" w:author="Giabbanelli, Philippe Joseph Dr." w:date="2024-06-17T14:57:00Z">
        <w:r w:rsidR="008B2258">
          <w:rPr>
            <w:rFonts w:ascii="Times New Roman" w:hAnsi="Times New Roman" w:cs="Times New Roman"/>
            <w:lang w:val="en-US"/>
          </w:rPr>
          <w:t>We optimized the prompt engineering by using a systematic design of experiments known as</w:t>
        </w:r>
      </w:ins>
      <w:ins w:id="86" w:author="Giabbanelli, Philippe Joseph Dr." w:date="2024-06-17T14:58:00Z">
        <w:r w:rsidR="008B2258">
          <w:rPr>
            <w:rFonts w:ascii="Times New Roman" w:hAnsi="Times New Roman" w:cs="Times New Roman"/>
            <w:lang w:val="en-US"/>
          </w:rPr>
          <w:t xml:space="preserve"> 2</w:t>
        </w:r>
        <w:r w:rsidR="008B2258" w:rsidRPr="008B2258">
          <w:rPr>
            <w:rFonts w:ascii="Times New Roman" w:hAnsi="Times New Roman" w:cs="Times New Roman"/>
            <w:i/>
            <w:iCs/>
            <w:vertAlign w:val="superscript"/>
            <w:lang w:val="en-US"/>
            <w:rPrChange w:id="87" w:author="Giabbanelli, Philippe Joseph Dr." w:date="2024-06-17T14:58:00Z">
              <w:rPr>
                <w:rFonts w:ascii="Times New Roman" w:hAnsi="Times New Roman" w:cs="Times New Roman"/>
                <w:vertAlign w:val="superscript"/>
                <w:lang w:val="en-US"/>
              </w:rPr>
            </w:rPrChange>
          </w:rPr>
          <w:t>k</w:t>
        </w:r>
      </w:ins>
      <w:ins w:id="88" w:author="Giabbanelli, Philippe Joseph Dr." w:date="2024-06-17T14:57:00Z">
        <w:r w:rsidR="008B2258">
          <w:rPr>
            <w:rFonts w:ascii="Times New Roman" w:hAnsi="Times New Roman" w:cs="Times New Roman"/>
            <w:lang w:val="en-US"/>
          </w:rPr>
          <w:t xml:space="preserve"> factorial </w:t>
        </w:r>
      </w:ins>
      <w:ins w:id="89" w:author="Giabbanelli, Philippe Joseph Dr." w:date="2024-06-17T14:58:00Z">
        <w:r w:rsidR="008B2258">
          <w:rPr>
            <w:rFonts w:ascii="Times New Roman" w:hAnsi="Times New Roman" w:cs="Times New Roman"/>
            <w:lang w:val="en-US"/>
          </w:rPr>
          <w:t xml:space="preserve">design, where </w:t>
        </w:r>
        <w:r w:rsidR="008B2258" w:rsidRPr="008B2258">
          <w:rPr>
            <w:rFonts w:ascii="Times New Roman" w:hAnsi="Times New Roman" w:cs="Times New Roman"/>
            <w:i/>
            <w:iCs/>
            <w:lang w:val="en-US"/>
            <w:rPrChange w:id="90" w:author="Giabbanelli, Philippe Joseph Dr." w:date="2024-06-17T14:58:00Z">
              <w:rPr>
                <w:rFonts w:ascii="Times New Roman" w:hAnsi="Times New Roman" w:cs="Times New Roman"/>
                <w:lang w:val="en-US"/>
              </w:rPr>
            </w:rPrChange>
          </w:rPr>
          <w:t>k</w:t>
        </w:r>
        <w:r w:rsidR="008B2258">
          <w:rPr>
            <w:rFonts w:ascii="Times New Roman" w:hAnsi="Times New Roman" w:cs="Times New Roman"/>
            <w:lang w:val="en-US"/>
          </w:rPr>
          <w:t xml:space="preserve"> is the number of features considered in the prompt. That is, we automatically generate a series of prompts and record their effect in order to (</w:t>
        </w:r>
        <w:proofErr w:type="spellStart"/>
        <w:r w:rsidR="008B2258">
          <w:rPr>
            <w:rFonts w:ascii="Times New Roman" w:hAnsi="Times New Roman" w:cs="Times New Roman"/>
            <w:lang w:val="en-US"/>
          </w:rPr>
          <w:t>i</w:t>
        </w:r>
        <w:proofErr w:type="spellEnd"/>
        <w:r w:rsidR="008B2258">
          <w:rPr>
            <w:rFonts w:ascii="Times New Roman" w:hAnsi="Times New Roman" w:cs="Times New Roman"/>
            <w:lang w:val="en-US"/>
          </w:rPr>
          <w:t xml:space="preserve">) find the best prompt and (ii) assess which parts of a prompt contribute to its effectiveness. Here, we used </w:t>
        </w:r>
        <w:r w:rsidR="008B2258" w:rsidRPr="008B2258">
          <w:rPr>
            <w:rFonts w:ascii="Times New Roman" w:hAnsi="Times New Roman" w:cs="Times New Roman"/>
            <w:i/>
            <w:iCs/>
            <w:lang w:val="en-US"/>
            <w:rPrChange w:id="91" w:author="Giabbanelli, Philippe Joseph Dr." w:date="2024-06-17T14:59:00Z">
              <w:rPr>
                <w:rFonts w:ascii="Times New Roman" w:hAnsi="Times New Roman" w:cs="Times New Roman"/>
                <w:lang w:val="en-US"/>
              </w:rPr>
            </w:rPrChange>
          </w:rPr>
          <w:t>k</w:t>
        </w:r>
        <w:r w:rsidR="008B2258">
          <w:rPr>
            <w:rFonts w:ascii="Times New Roman" w:hAnsi="Times New Roman" w:cs="Times New Roman"/>
            <w:lang w:val="en-US"/>
          </w:rPr>
          <w:t>=3 features</w:t>
        </w:r>
      </w:ins>
      <w:ins w:id="92" w:author="Giabbanelli, Philippe Joseph Dr." w:date="2024-06-17T14:59:00Z">
        <w:r w:rsidR="008B2258">
          <w:rPr>
            <w:rFonts w:ascii="Times New Roman" w:hAnsi="Times New Roman" w:cs="Times New Roman"/>
            <w:lang w:val="en-US"/>
          </w:rPr>
          <w:t>:</w:t>
        </w:r>
      </w:ins>
    </w:p>
    <w:p w14:paraId="6B8AE28B" w14:textId="77777777" w:rsidR="008B2258" w:rsidRDefault="007E77B5" w:rsidP="008B2258">
      <w:pPr>
        <w:pStyle w:val="ListParagraph"/>
        <w:numPr>
          <w:ilvl w:val="0"/>
          <w:numId w:val="1"/>
        </w:numPr>
        <w:rPr>
          <w:ins w:id="93" w:author="Giabbanelli, Philippe Joseph Dr." w:date="2024-06-17T14:59:00Z"/>
          <w:rFonts w:ascii="Times New Roman" w:hAnsi="Times New Roman" w:cs="Times New Roman"/>
          <w:lang w:val="en-US"/>
        </w:rPr>
      </w:pPr>
      <w:del w:id="94" w:author="Giabbanelli, Philippe Joseph Dr." w:date="2024-06-17T14:59:00Z">
        <w:r w:rsidRPr="008B2258" w:rsidDel="008B2258">
          <w:rPr>
            <w:rFonts w:ascii="Times New Roman" w:hAnsi="Times New Roman" w:cs="Times New Roman"/>
            <w:lang w:val="en-US"/>
            <w:rPrChange w:id="95" w:author="Giabbanelli, Philippe Joseph Dr." w:date="2024-06-17T14:59:00Z">
              <w:rPr>
                <w:lang w:val="en-US"/>
              </w:rPr>
            </w:rPrChange>
          </w:rPr>
          <w:delText xml:space="preserve">As a design of experiment, we achieved </w:delText>
        </w:r>
        <w:commentRangeStart w:id="96"/>
        <w:r w:rsidRPr="008B2258" w:rsidDel="008B2258">
          <w:rPr>
            <w:rFonts w:ascii="Times New Roman" w:hAnsi="Times New Roman" w:cs="Times New Roman"/>
            <w:lang w:val="en-US"/>
            <w:rPrChange w:id="97" w:author="Giabbanelli, Philippe Joseph Dr." w:date="2024-06-17T14:59:00Z">
              <w:rPr>
                <w:lang w:val="en-US"/>
              </w:rPr>
            </w:rPrChange>
          </w:rPr>
          <w:delText xml:space="preserve">some </w:delText>
        </w:r>
        <w:commentRangeEnd w:id="96"/>
        <w:r w:rsidR="008B2258" w:rsidDel="008B2258">
          <w:rPr>
            <w:rStyle w:val="CommentReference"/>
          </w:rPr>
          <w:commentReference w:id="96"/>
        </w:r>
        <w:r w:rsidRPr="008B2258" w:rsidDel="008B2258">
          <w:rPr>
            <w:rFonts w:ascii="Times New Roman" w:hAnsi="Times New Roman" w:cs="Times New Roman"/>
            <w:lang w:val="en-US"/>
            <w:rPrChange w:id="98" w:author="Giabbanelli, Philippe Joseph Dr." w:date="2024-06-17T14:59:00Z">
              <w:rPr>
                <w:lang w:val="en-US"/>
              </w:rPr>
            </w:rPrChange>
          </w:rPr>
          <w:delText>prompt engineering by modifying three features of the given text to the API. These 8 different combinations include the</w:delText>
        </w:r>
      </w:del>
      <w:r w:rsidRPr="008B2258">
        <w:rPr>
          <w:rFonts w:ascii="Times New Roman" w:hAnsi="Times New Roman" w:cs="Times New Roman"/>
          <w:lang w:val="en-US"/>
          <w:rPrChange w:id="99" w:author="Giabbanelli, Philippe Joseph Dr." w:date="2024-06-17T14:59:00Z">
            <w:rPr>
              <w:lang w:val="en-US"/>
            </w:rPr>
          </w:rPrChange>
        </w:rPr>
        <w:t xml:space="preserve"> use of a role </w:t>
      </w:r>
      <w:proofErr w:type="gramStart"/>
      <w:r w:rsidRPr="008B2258">
        <w:rPr>
          <w:rFonts w:ascii="Times New Roman" w:hAnsi="Times New Roman" w:cs="Times New Roman"/>
          <w:lang w:val="en-US"/>
          <w:rPrChange w:id="100" w:author="Giabbanelli, Philippe Joseph Dr." w:date="2024-06-17T14:59:00Z">
            <w:rPr>
              <w:lang w:val="en-US"/>
            </w:rPr>
          </w:rPrChange>
        </w:rPr>
        <w:t>( example</w:t>
      </w:r>
      <w:proofErr w:type="gramEnd"/>
      <w:r w:rsidRPr="008B2258">
        <w:rPr>
          <w:rFonts w:ascii="Times New Roman" w:hAnsi="Times New Roman" w:cs="Times New Roman"/>
          <w:lang w:val="en-US"/>
          <w:rPrChange w:id="101" w:author="Giabbanelli, Philippe Joseph Dr." w:date="2024-06-17T14:59:00Z">
            <w:rPr>
              <w:lang w:val="en-US"/>
            </w:rPr>
          </w:rPrChange>
        </w:rPr>
        <w:t xml:space="preserve"> : “You are an expert in Consumer Behavior”)</w:t>
      </w:r>
    </w:p>
    <w:p w14:paraId="079ABB9C" w14:textId="77777777" w:rsidR="008B2258" w:rsidRDefault="007E77B5" w:rsidP="008B2258">
      <w:pPr>
        <w:pStyle w:val="ListParagraph"/>
        <w:numPr>
          <w:ilvl w:val="0"/>
          <w:numId w:val="1"/>
        </w:numPr>
        <w:rPr>
          <w:ins w:id="102" w:author="Giabbanelli, Philippe Joseph Dr." w:date="2024-06-17T14:59:00Z"/>
          <w:rFonts w:ascii="Times New Roman" w:hAnsi="Times New Roman" w:cs="Times New Roman"/>
          <w:lang w:val="en-US"/>
        </w:rPr>
      </w:pPr>
      <w:del w:id="103" w:author="Giabbanelli, Philippe Joseph Dr." w:date="2024-06-17T14:59:00Z">
        <w:r w:rsidRPr="008B2258" w:rsidDel="008B2258">
          <w:rPr>
            <w:rFonts w:ascii="Times New Roman" w:hAnsi="Times New Roman" w:cs="Times New Roman"/>
            <w:lang w:val="en-US"/>
            <w:rPrChange w:id="104" w:author="Giabbanelli, Philippe Joseph Dr." w:date="2024-06-17T14:59:00Z">
              <w:rPr>
                <w:lang w:val="en-US"/>
              </w:rPr>
            </w:rPrChange>
          </w:rPr>
          <w:lastRenderedPageBreak/>
          <w:delText xml:space="preserve">, </w:delText>
        </w:r>
      </w:del>
      <w:r w:rsidRPr="008B2258">
        <w:rPr>
          <w:rFonts w:ascii="Times New Roman" w:hAnsi="Times New Roman" w:cs="Times New Roman"/>
          <w:lang w:val="en-US"/>
          <w:rPrChange w:id="105" w:author="Giabbanelli, Philippe Joseph Dr." w:date="2024-06-17T14:59:00Z">
            <w:rPr>
              <w:lang w:val="en-US"/>
            </w:rPr>
          </w:rPrChange>
        </w:rPr>
        <w:t xml:space="preserve">an example of expected style </w:t>
      </w:r>
      <w:proofErr w:type="gramStart"/>
      <w:r w:rsidRPr="008B2258">
        <w:rPr>
          <w:rFonts w:ascii="Times New Roman" w:hAnsi="Times New Roman" w:cs="Times New Roman"/>
          <w:lang w:val="en-US"/>
          <w:rPrChange w:id="106" w:author="Giabbanelli, Philippe Joseph Dr." w:date="2024-06-17T14:59:00Z">
            <w:rPr>
              <w:lang w:val="en-US"/>
            </w:rPr>
          </w:rPrChange>
        </w:rPr>
        <w:t>( for</w:t>
      </w:r>
      <w:proofErr w:type="gramEnd"/>
      <w:r w:rsidRPr="008B2258">
        <w:rPr>
          <w:rFonts w:ascii="Times New Roman" w:hAnsi="Times New Roman" w:cs="Times New Roman"/>
          <w:lang w:val="en-US"/>
          <w:rPrChange w:id="107" w:author="Giabbanelli, Philippe Joseph Dr." w:date="2024-06-17T14:59:00Z">
            <w:rPr>
              <w:lang w:val="en-US"/>
            </w:rPr>
          </w:rPrChange>
        </w:rPr>
        <w:t xml:space="preserve"> instance : “The total number of earthquakes recorded in the region starts at 5,000 then it declines rapidly over the first 400 time steps. It increases briefly at around 500 steps and ends the simulation near zero. The total seismic activity follows the same pattern, starting at 10,000 events and declining steadily. There is low variance across simulation runs in the first 100 steps, but deviations become noticeable </w:t>
      </w:r>
      <w:proofErr w:type="gramStart"/>
      <w:r w:rsidRPr="008B2258">
        <w:rPr>
          <w:rFonts w:ascii="Times New Roman" w:hAnsi="Times New Roman" w:cs="Times New Roman"/>
          <w:lang w:val="en-US"/>
          <w:rPrChange w:id="108" w:author="Giabbanelli, Philippe Joseph Dr." w:date="2024-06-17T14:59:00Z">
            <w:rPr>
              <w:lang w:val="en-US"/>
            </w:rPr>
          </w:rPrChange>
        </w:rPr>
        <w:t>afterward.“</w:t>
      </w:r>
      <w:proofErr w:type="gramEnd"/>
      <w:r w:rsidRPr="008B2258">
        <w:rPr>
          <w:rFonts w:ascii="Times New Roman" w:hAnsi="Times New Roman" w:cs="Times New Roman"/>
          <w:lang w:val="en-US"/>
          <w:rPrChange w:id="109" w:author="Giabbanelli, Philippe Joseph Dr." w:date="2024-06-17T14:59:00Z">
            <w:rPr>
              <w:lang w:val="en-US"/>
            </w:rPr>
          </w:rPrChange>
        </w:rPr>
        <w:t xml:space="preserve">) </w:t>
      </w:r>
      <w:del w:id="110" w:author="Giabbanelli, Philippe Joseph Dr." w:date="2024-06-17T14:59:00Z">
        <w:r w:rsidRPr="008B2258" w:rsidDel="008B2258">
          <w:rPr>
            <w:rFonts w:ascii="Times New Roman" w:hAnsi="Times New Roman" w:cs="Times New Roman"/>
            <w:lang w:val="en-US"/>
            <w:rPrChange w:id="111" w:author="Giabbanelli, Philippe Joseph Dr." w:date="2024-06-17T14:59:00Z">
              <w:rPr>
                <w:lang w:val="en-US"/>
              </w:rPr>
            </w:rPrChange>
          </w:rPr>
          <w:delText xml:space="preserve">and a last feature we named </w:delText>
        </w:r>
      </w:del>
    </w:p>
    <w:p w14:paraId="2D56AA6E" w14:textId="77777777" w:rsidR="00A504A4" w:rsidRDefault="007E77B5">
      <w:pPr>
        <w:pStyle w:val="ListParagraph"/>
        <w:numPr>
          <w:ilvl w:val="0"/>
          <w:numId w:val="1"/>
        </w:numPr>
        <w:rPr>
          <w:ins w:id="112" w:author="Noe FLANDRE" w:date="2024-06-17T17:06:00Z"/>
          <w:rFonts w:ascii="Times New Roman" w:hAnsi="Times New Roman" w:cs="Times New Roman"/>
          <w:lang w:val="en-US"/>
        </w:rPr>
      </w:pPr>
      <w:r w:rsidRPr="008B2258">
        <w:rPr>
          <w:rFonts w:ascii="Times New Roman" w:hAnsi="Times New Roman" w:cs="Times New Roman"/>
          <w:lang w:val="en-US"/>
          <w:rPrChange w:id="113" w:author="Giabbanelli, Philippe Joseph Dr." w:date="2024-06-17T14:59:00Z">
            <w:rPr>
              <w:lang w:val="en-US"/>
            </w:rPr>
          </w:rPrChange>
        </w:rPr>
        <w:t xml:space="preserve">“insights” </w:t>
      </w:r>
      <w:proofErr w:type="gramStart"/>
      <w:r w:rsidRPr="008B2258">
        <w:rPr>
          <w:rFonts w:ascii="Times New Roman" w:hAnsi="Times New Roman" w:cs="Times New Roman"/>
          <w:lang w:val="en-US"/>
          <w:rPrChange w:id="114" w:author="Giabbanelli, Philippe Joseph Dr." w:date="2024-06-17T14:59:00Z">
            <w:rPr>
              <w:lang w:val="en-US"/>
            </w:rPr>
          </w:rPrChange>
        </w:rPr>
        <w:t>( “</w:t>
      </w:r>
      <w:proofErr w:type="gramEnd"/>
      <w:r w:rsidRPr="008B2258">
        <w:rPr>
          <w:rFonts w:ascii="Times New Roman" w:hAnsi="Times New Roman" w:cs="Times New Roman"/>
          <w:lang w:val="en-US"/>
          <w:rPrChange w:id="115" w:author="Giabbanelli, Philippe Joseph Dr." w:date="2024-06-17T14:59:00Z">
            <w:rPr>
              <w:lang w:val="en-US"/>
            </w:rPr>
          </w:rPrChange>
        </w:rPr>
        <w:t>When summarizing trends, provide brief insights about their implications for decision makers.”).</w:t>
      </w:r>
      <w:r w:rsidR="007A4251" w:rsidRPr="008B2258">
        <w:rPr>
          <w:rFonts w:ascii="Times New Roman" w:hAnsi="Times New Roman" w:cs="Times New Roman"/>
          <w:lang w:val="en-US"/>
          <w:rPrChange w:id="116" w:author="Giabbanelli, Philippe Joseph Dr." w:date="2024-06-17T14:59:00Z">
            <w:rPr>
              <w:lang w:val="en-US"/>
            </w:rPr>
          </w:rPrChange>
        </w:rPr>
        <w:t xml:space="preserve"> </w:t>
      </w:r>
    </w:p>
    <w:p w14:paraId="197D0C15" w14:textId="2FB54BDD" w:rsidR="00850BA1" w:rsidRPr="00A504A4" w:rsidRDefault="007A4251">
      <w:pPr>
        <w:ind w:left="360"/>
        <w:rPr>
          <w:rFonts w:ascii="Times New Roman" w:hAnsi="Times New Roman" w:cs="Times New Roman"/>
          <w:lang w:val="en-US"/>
          <w:rPrChange w:id="117" w:author="Noe FLANDRE" w:date="2024-06-17T17:06:00Z">
            <w:rPr>
              <w:lang w:val="en-US"/>
            </w:rPr>
          </w:rPrChange>
        </w:rPr>
        <w:pPrChange w:id="118" w:author="Noe FLANDRE" w:date="2024-06-19T10:58:00Z">
          <w:pPr/>
        </w:pPrChange>
      </w:pPr>
      <w:del w:id="119" w:author="Noe FLANDRE" w:date="2024-06-17T17:08:00Z">
        <w:r w:rsidRPr="00A504A4" w:rsidDel="00A504A4">
          <w:rPr>
            <w:rFonts w:ascii="Times New Roman" w:hAnsi="Times New Roman" w:cs="Times New Roman"/>
            <w:lang w:val="en-US"/>
            <w:rPrChange w:id="120" w:author="Noe FLANDRE" w:date="2024-06-17T17:06:00Z">
              <w:rPr>
                <w:lang w:val="en-US"/>
              </w:rPr>
            </w:rPrChange>
          </w:rPr>
          <w:delText>In a way to gather all this data into a report, we then used an algorithm to summarize these explanations into 3 paragraphs</w:delText>
        </w:r>
        <w:commentRangeStart w:id="121"/>
        <w:r w:rsidRPr="00A504A4" w:rsidDel="00A504A4">
          <w:rPr>
            <w:rFonts w:ascii="Times New Roman" w:hAnsi="Times New Roman" w:cs="Times New Roman"/>
            <w:lang w:val="en-US"/>
            <w:rPrChange w:id="122" w:author="Noe FLANDRE" w:date="2024-06-17T17:06:00Z">
              <w:rPr>
                <w:lang w:val="en-US"/>
              </w:rPr>
            </w:rPrChange>
          </w:rPr>
          <w:delText>.</w:delText>
        </w:r>
        <w:commentRangeEnd w:id="121"/>
        <w:r w:rsidR="008B2258" w:rsidDel="00A504A4">
          <w:rPr>
            <w:rStyle w:val="CommentReference"/>
          </w:rPr>
          <w:commentReference w:id="121"/>
        </w:r>
        <w:r w:rsidRPr="00A504A4" w:rsidDel="00A504A4">
          <w:rPr>
            <w:rFonts w:ascii="Times New Roman" w:hAnsi="Times New Roman" w:cs="Times New Roman"/>
            <w:lang w:val="en-US"/>
            <w:rPrChange w:id="123" w:author="Noe FLANDRE" w:date="2024-06-17T17:06:00Z">
              <w:rPr>
                <w:lang w:val="en-US"/>
              </w:rPr>
            </w:rPrChange>
          </w:rPr>
          <w:delText xml:space="preserve"> </w:delText>
        </w:r>
      </w:del>
    </w:p>
    <w:p w14:paraId="1BDF1BC2" w14:textId="77777777" w:rsidR="007A4251" w:rsidRDefault="007A4251">
      <w:pPr>
        <w:rPr>
          <w:rFonts w:ascii="Times New Roman" w:hAnsi="Times New Roman" w:cs="Times New Roman"/>
          <w:lang w:val="en-US"/>
        </w:rPr>
      </w:pPr>
    </w:p>
    <w:tbl>
      <w:tblPr>
        <w:tblStyle w:val="TableGrid"/>
        <w:tblW w:w="0" w:type="auto"/>
        <w:tblLook w:val="04A0" w:firstRow="1" w:lastRow="0" w:firstColumn="1" w:lastColumn="0" w:noHBand="0" w:noVBand="1"/>
      </w:tblPr>
      <w:tblGrid>
        <w:gridCol w:w="9016"/>
      </w:tblGrid>
      <w:tr w:rsidR="00850BA1" w14:paraId="62A81326" w14:textId="77777777" w:rsidTr="00850BA1">
        <w:trPr>
          <w:ins w:id="124" w:author="Noe FLANDRE" w:date="2024-06-17T18:31:00Z"/>
        </w:trPr>
        <w:tc>
          <w:tcPr>
            <w:tcW w:w="9016" w:type="dxa"/>
          </w:tcPr>
          <w:p w14:paraId="0E903E48" w14:textId="77777777" w:rsidR="00850BA1" w:rsidRPr="00810D4E" w:rsidRDefault="00850BA1" w:rsidP="00850BA1">
            <w:pPr>
              <w:rPr>
                <w:ins w:id="125" w:author="Noe FLANDRE" w:date="2024-06-17T18:31:00Z"/>
                <w:rFonts w:ascii="Times New Roman" w:hAnsi="Times New Roman" w:cs="Times New Roman"/>
                <w:i/>
                <w:iCs/>
                <w:color w:val="E97132" w:themeColor="accent2"/>
                <w:lang w:val="en-US"/>
              </w:rPr>
            </w:pPr>
            <w:ins w:id="126" w:author="Noe FLANDRE" w:date="2024-06-17T18:31:00Z">
              <w:r>
                <w:rPr>
                  <w:rFonts w:ascii="Times New Roman" w:hAnsi="Times New Roman" w:cs="Times New Roman"/>
                  <w:i/>
                  <w:iCs/>
                  <w:color w:val="E97132" w:themeColor="accent2"/>
                  <w:lang w:val="en-US"/>
                </w:rPr>
                <w:t>{</w:t>
              </w:r>
              <w:r w:rsidRPr="00810D4E">
                <w:rPr>
                  <w:rFonts w:ascii="Times New Roman" w:hAnsi="Times New Roman" w:cs="Times New Roman"/>
                  <w:i/>
                  <w:iCs/>
                  <w:color w:val="E97132" w:themeColor="accent2"/>
                  <w:lang w:val="en-US"/>
                </w:rPr>
                <w:t>You are an expert in Consumer Behavior without any statistics background.</w:t>
              </w:r>
              <w:r>
                <w:rPr>
                  <w:rFonts w:ascii="Times New Roman" w:hAnsi="Times New Roman" w:cs="Times New Roman"/>
                  <w:i/>
                  <w:iCs/>
                  <w:color w:val="E97132" w:themeColor="accent2"/>
                  <w:lang w:val="en-US"/>
                </w:rPr>
                <w:t>}</w:t>
              </w:r>
            </w:ins>
          </w:p>
          <w:p w14:paraId="4EB1F758" w14:textId="77777777" w:rsidR="00850BA1" w:rsidRDefault="00850BA1" w:rsidP="00850BA1">
            <w:pPr>
              <w:rPr>
                <w:ins w:id="127" w:author="Noe FLANDRE" w:date="2024-06-17T18:31:00Z"/>
                <w:rFonts w:ascii="Times New Roman" w:hAnsi="Times New Roman" w:cs="Times New Roman"/>
                <w:lang w:val="en-US"/>
              </w:rPr>
            </w:pPr>
          </w:p>
          <w:p w14:paraId="545AFA40" w14:textId="77777777" w:rsidR="00BF4973" w:rsidRDefault="00BF4973" w:rsidP="00850BA1">
            <w:pPr>
              <w:rPr>
                <w:ins w:id="128" w:author="Noe FLANDRE" w:date="2024-06-19T18:22:00Z"/>
                <w:rFonts w:ascii="Times New Roman" w:hAnsi="Times New Roman" w:cs="Times New Roman"/>
                <w:lang w:val="en-US"/>
              </w:rPr>
            </w:pPr>
            <w:ins w:id="129" w:author="Noe FLANDRE" w:date="2024-06-19T18:22:00Z">
              <w:r w:rsidRPr="00BF4973">
                <w:rPr>
                  <w:rFonts w:ascii="Times New Roman" w:hAnsi="Times New Roman" w:cs="Times New Roman"/>
                  <w:lang w:val="en-US"/>
                </w:rPr>
                <w:t xml:space="preserve">Your goal is to explain an agent-based model. Your explanation must include the context of the model, its goals, and key parameters. For each parameter, include the range of values (if provided) and the value that we have set. Do not write any summary or conclusion. </w:t>
              </w:r>
            </w:ins>
          </w:p>
          <w:p w14:paraId="781C9346" w14:textId="77777777" w:rsidR="00BF4973" w:rsidRDefault="00BF4973" w:rsidP="00850BA1">
            <w:pPr>
              <w:rPr>
                <w:ins w:id="130" w:author="Noe FLANDRE" w:date="2024-06-19T18:22:00Z"/>
                <w:rFonts w:ascii="Times New Roman" w:hAnsi="Times New Roman" w:cs="Times New Roman"/>
                <w:lang w:val="en-US"/>
              </w:rPr>
            </w:pPr>
          </w:p>
          <w:p w14:paraId="299919CE" w14:textId="77777777" w:rsidR="00BF4973" w:rsidRPr="0025009C" w:rsidRDefault="00BF4973" w:rsidP="00BF4973">
            <w:pPr>
              <w:rPr>
                <w:ins w:id="131" w:author="Noe FLANDRE" w:date="2024-06-19T18:22:00Z"/>
                <w:rFonts w:ascii="Times New Roman" w:hAnsi="Times New Roman" w:cs="Times New Roman"/>
                <w:i/>
                <w:iCs/>
              </w:rPr>
            </w:pPr>
            <w:ins w:id="132" w:author="Noe FLANDRE" w:date="2024-06-19T18:22:00Z">
              <w:r w:rsidRPr="0025009C">
                <w:rPr>
                  <w:rFonts w:ascii="Times New Roman" w:hAnsi="Times New Roman" w:cs="Times New Roman"/>
                  <w:i/>
                  <w:iCs/>
                  <w:lang w:val="en-US"/>
                </w:rPr>
                <w:t>[</w:t>
              </w:r>
              <w:r w:rsidRPr="0025009C">
                <w:rPr>
                  <w:rFonts w:ascii="Times New Roman" w:hAnsi="Times New Roman" w:cs="Times New Roman"/>
                  <w:i/>
                  <w:iCs/>
                  <w:color w:val="000000"/>
                </w:rPr>
                <w:t>We have 16 parameters:</w:t>
              </w:r>
            </w:ins>
          </w:p>
          <w:p w14:paraId="717FB9F7" w14:textId="77777777" w:rsidR="00BF4973" w:rsidRPr="0025009C" w:rsidRDefault="00BF4973" w:rsidP="00BF4973">
            <w:pPr>
              <w:rPr>
                <w:ins w:id="133" w:author="Noe FLANDRE" w:date="2024-06-19T18:22:00Z"/>
                <w:rFonts w:ascii="Times New Roman" w:hAnsi="Times New Roman" w:cs="Times New Roman"/>
                <w:i/>
                <w:iCs/>
                <w:color w:val="000000"/>
              </w:rPr>
            </w:pPr>
            <w:ins w:id="134" w:author="Noe FLANDRE" w:date="2024-06-19T18:22:00Z">
              <w:r w:rsidRPr="0025009C">
                <w:rPr>
                  <w:rFonts w:ascii="Times New Roman" w:hAnsi="Times New Roman" w:cs="Times New Roman"/>
                  <w:i/>
                  <w:iCs/>
                  <w:color w:val="000000"/>
                </w:rPr>
                <w:t>  - memory-lifetime, from 1.0 to 10.0. We set it to 5.</w:t>
              </w:r>
            </w:ins>
          </w:p>
          <w:p w14:paraId="4C0E3988" w14:textId="77777777" w:rsidR="00BF4973" w:rsidRPr="0025009C" w:rsidRDefault="00BF4973" w:rsidP="00BF4973">
            <w:pPr>
              <w:rPr>
                <w:ins w:id="135" w:author="Noe FLANDRE" w:date="2024-06-19T18:22:00Z"/>
                <w:rFonts w:ascii="Times New Roman" w:hAnsi="Times New Roman" w:cs="Times New Roman"/>
                <w:i/>
                <w:iCs/>
                <w:color w:val="000000"/>
              </w:rPr>
            </w:pPr>
            <w:ins w:id="136" w:author="Noe FLANDRE" w:date="2024-06-19T18:22:00Z">
              <w:r w:rsidRPr="0025009C">
                <w:rPr>
                  <w:rFonts w:ascii="Times New Roman" w:hAnsi="Times New Roman" w:cs="Times New Roman"/>
                  <w:i/>
                  <w:iCs/>
                  <w:color w:val="000000"/>
                </w:rPr>
                <w:t>  - alt-health-mean-initial, from 1.0 to 3.0. We set it to 1.69.</w:t>
              </w:r>
            </w:ins>
          </w:p>
          <w:p w14:paraId="58C1F989" w14:textId="77777777" w:rsidR="00BF4973" w:rsidRPr="0025009C" w:rsidRDefault="00BF4973" w:rsidP="00BF4973">
            <w:pPr>
              <w:rPr>
                <w:ins w:id="137" w:author="Noe FLANDRE" w:date="2024-06-19T18:22:00Z"/>
                <w:rFonts w:ascii="Times New Roman" w:hAnsi="Times New Roman" w:cs="Times New Roman"/>
                <w:i/>
                <w:iCs/>
                <w:color w:val="000000"/>
              </w:rPr>
            </w:pPr>
            <w:ins w:id="138" w:author="Noe FLANDRE" w:date="2024-06-19T18:22:00Z">
              <w:r w:rsidRPr="0025009C">
                <w:rPr>
                  <w:rFonts w:ascii="Times New Roman" w:hAnsi="Times New Roman" w:cs="Times New Roman"/>
                  <w:i/>
                  <w:iCs/>
                  <w:color w:val="000000"/>
                </w:rPr>
                <w:t>  - habit-threshold, from 1.0 to 10.0. We set it to 2.</w:t>
              </w:r>
            </w:ins>
          </w:p>
          <w:p w14:paraId="248EE286" w14:textId="77777777" w:rsidR="00BF4973" w:rsidRPr="0025009C" w:rsidRDefault="00BF4973" w:rsidP="00BF4973">
            <w:pPr>
              <w:rPr>
                <w:ins w:id="139" w:author="Noe FLANDRE" w:date="2024-06-19T18:22:00Z"/>
                <w:rFonts w:ascii="Times New Roman" w:hAnsi="Times New Roman" w:cs="Times New Roman"/>
                <w:i/>
                <w:iCs/>
                <w:color w:val="000000"/>
              </w:rPr>
            </w:pPr>
            <w:ins w:id="140" w:author="Noe FLANDRE" w:date="2024-06-19T18:22:00Z">
              <w:r w:rsidRPr="0025009C">
                <w:rPr>
                  <w:rFonts w:ascii="Times New Roman" w:hAnsi="Times New Roman" w:cs="Times New Roman"/>
                  <w:i/>
                  <w:iCs/>
                  <w:color w:val="000000"/>
                </w:rPr>
                <w:t>  - p-interact, from 0.0 to 1.0. We set it to 0.3.</w:t>
              </w:r>
            </w:ins>
          </w:p>
          <w:p w14:paraId="1894FBC9" w14:textId="77777777" w:rsidR="00BF4973" w:rsidRPr="0025009C" w:rsidRDefault="00BF4973" w:rsidP="00BF4973">
            <w:pPr>
              <w:rPr>
                <w:ins w:id="141" w:author="Noe FLANDRE" w:date="2024-06-19T18:22:00Z"/>
                <w:rFonts w:ascii="Times New Roman" w:hAnsi="Times New Roman" w:cs="Times New Roman"/>
                <w:i/>
                <w:iCs/>
                <w:color w:val="000000"/>
              </w:rPr>
            </w:pPr>
            <w:ins w:id="142" w:author="Noe FLANDRE" w:date="2024-06-19T18:22:00Z">
              <w:r w:rsidRPr="0025009C">
                <w:rPr>
                  <w:rFonts w:ascii="Times New Roman" w:hAnsi="Times New Roman" w:cs="Times New Roman"/>
                  <w:i/>
                  <w:iCs/>
                  <w:color w:val="000000"/>
                </w:rPr>
                <w:t>  - social-susceptibility, from 0.0 to 1.0. We set it to 0.2.</w:t>
              </w:r>
            </w:ins>
          </w:p>
          <w:p w14:paraId="268BFDFA" w14:textId="77777777" w:rsidR="00BF4973" w:rsidRPr="0025009C" w:rsidRDefault="00BF4973" w:rsidP="00BF4973">
            <w:pPr>
              <w:rPr>
                <w:ins w:id="143" w:author="Noe FLANDRE" w:date="2024-06-19T18:22:00Z"/>
                <w:rFonts w:ascii="Times New Roman" w:hAnsi="Times New Roman" w:cs="Times New Roman"/>
                <w:i/>
                <w:iCs/>
                <w:color w:val="000000"/>
              </w:rPr>
            </w:pPr>
            <w:ins w:id="144" w:author="Noe FLANDRE" w:date="2024-06-19T18:22:00Z">
              <w:r w:rsidRPr="0025009C">
                <w:rPr>
                  <w:rFonts w:ascii="Times New Roman" w:hAnsi="Times New Roman" w:cs="Times New Roman"/>
                  <w:i/>
                  <w:iCs/>
                  <w:color w:val="000000"/>
                </w:rPr>
                <w:t>  - incumbent-initial-habit, from 0.0 to 10.0. We set it to 10.</w:t>
              </w:r>
            </w:ins>
          </w:p>
          <w:p w14:paraId="639B1CE3" w14:textId="77777777" w:rsidR="00BF4973" w:rsidRPr="0025009C" w:rsidRDefault="00BF4973" w:rsidP="00BF4973">
            <w:pPr>
              <w:rPr>
                <w:ins w:id="145" w:author="Noe FLANDRE" w:date="2024-06-19T18:22:00Z"/>
                <w:rFonts w:ascii="Times New Roman" w:hAnsi="Times New Roman" w:cs="Times New Roman"/>
                <w:i/>
                <w:iCs/>
                <w:color w:val="000000"/>
              </w:rPr>
            </w:pPr>
            <w:ins w:id="146" w:author="Noe FLANDRE" w:date="2024-06-19T18:22:00Z">
              <w:r w:rsidRPr="0025009C">
                <w:rPr>
                  <w:rFonts w:ascii="Times New Roman" w:hAnsi="Times New Roman" w:cs="Times New Roman"/>
                  <w:i/>
                  <w:iCs/>
                  <w:color w:val="000000"/>
                </w:rPr>
                <w:t>  - alt-env-mean-initial, from 0.0 to 3.0. We set it to 1.12.</w:t>
              </w:r>
            </w:ins>
          </w:p>
          <w:p w14:paraId="50B00BBA" w14:textId="77777777" w:rsidR="00BF4973" w:rsidRPr="0025009C" w:rsidRDefault="00BF4973" w:rsidP="00BF4973">
            <w:pPr>
              <w:rPr>
                <w:ins w:id="147" w:author="Noe FLANDRE" w:date="2024-06-19T18:22:00Z"/>
                <w:rFonts w:ascii="Times New Roman" w:hAnsi="Times New Roman" w:cs="Times New Roman"/>
                <w:i/>
                <w:iCs/>
                <w:color w:val="000000"/>
              </w:rPr>
            </w:pPr>
            <w:ins w:id="148" w:author="Noe FLANDRE" w:date="2024-06-19T18:22:00Z">
              <w:r w:rsidRPr="0025009C">
                <w:rPr>
                  <w:rFonts w:ascii="Times New Roman" w:hAnsi="Times New Roman" w:cs="Times New Roman"/>
                  <w:i/>
                  <w:iCs/>
                  <w:color w:val="000000"/>
                </w:rPr>
                <w:t>  - social-blindness, from 0.0 to 1.0. We set it to 0.51.</w:t>
              </w:r>
            </w:ins>
          </w:p>
          <w:p w14:paraId="0CBEC18E" w14:textId="77777777" w:rsidR="00BF4973" w:rsidRPr="0025009C" w:rsidRDefault="00BF4973" w:rsidP="00BF4973">
            <w:pPr>
              <w:rPr>
                <w:ins w:id="149" w:author="Noe FLANDRE" w:date="2024-06-19T18:22:00Z"/>
                <w:rFonts w:ascii="Times New Roman" w:hAnsi="Times New Roman" w:cs="Times New Roman"/>
                <w:i/>
                <w:iCs/>
                <w:color w:val="000000"/>
              </w:rPr>
            </w:pPr>
            <w:ins w:id="150" w:author="Noe FLANDRE" w:date="2024-06-19T18:22:00Z">
              <w:r w:rsidRPr="0025009C">
                <w:rPr>
                  <w:rFonts w:ascii="Times New Roman" w:hAnsi="Times New Roman" w:cs="Times New Roman"/>
                  <w:i/>
                  <w:iCs/>
                  <w:color w:val="000000"/>
                </w:rPr>
                <w:t>  - justification, from 0.0 to 1.0. We set it to 0.61.</w:t>
              </w:r>
            </w:ins>
          </w:p>
          <w:p w14:paraId="0D14160B" w14:textId="77777777" w:rsidR="00BF4973" w:rsidRPr="0025009C" w:rsidRDefault="00BF4973" w:rsidP="00BF4973">
            <w:pPr>
              <w:rPr>
                <w:ins w:id="151" w:author="Noe FLANDRE" w:date="2024-06-19T18:22:00Z"/>
                <w:rFonts w:ascii="Times New Roman" w:hAnsi="Times New Roman" w:cs="Times New Roman"/>
                <w:i/>
                <w:iCs/>
                <w:color w:val="000000"/>
              </w:rPr>
            </w:pPr>
            <w:ins w:id="152" w:author="Noe FLANDRE" w:date="2024-06-19T18:22:00Z">
              <w:r w:rsidRPr="0025009C">
                <w:rPr>
                  <w:rFonts w:ascii="Times New Roman" w:hAnsi="Times New Roman" w:cs="Times New Roman"/>
                  <w:i/>
                  <w:iCs/>
                  <w:color w:val="000000"/>
                </w:rPr>
                <w:t>  - cognitive-dissonance-threshold, from 0.0 to 1.0. We set it to 0.15.</w:t>
              </w:r>
            </w:ins>
          </w:p>
          <w:p w14:paraId="569E52FA" w14:textId="77777777" w:rsidR="00BF4973" w:rsidRPr="0025009C" w:rsidRDefault="00BF4973" w:rsidP="00BF4973">
            <w:pPr>
              <w:rPr>
                <w:ins w:id="153" w:author="Noe FLANDRE" w:date="2024-06-19T18:22:00Z"/>
                <w:rFonts w:ascii="Times New Roman" w:hAnsi="Times New Roman" w:cs="Times New Roman"/>
                <w:i/>
                <w:iCs/>
                <w:color w:val="000000"/>
              </w:rPr>
            </w:pPr>
            <w:ins w:id="154" w:author="Noe FLANDRE" w:date="2024-06-19T18:22:00Z">
              <w:r w:rsidRPr="0025009C">
                <w:rPr>
                  <w:rFonts w:ascii="Times New Roman" w:hAnsi="Times New Roman" w:cs="Times New Roman"/>
                  <w:i/>
                  <w:iCs/>
                  <w:color w:val="000000"/>
                </w:rPr>
                <w:t>  - network-parameter, from 2.0 to 10.0. We set it to 8.</w:t>
              </w:r>
            </w:ins>
          </w:p>
          <w:p w14:paraId="12E21664" w14:textId="77777777" w:rsidR="00BF4973" w:rsidRPr="0025009C" w:rsidRDefault="00BF4973" w:rsidP="00BF4973">
            <w:pPr>
              <w:rPr>
                <w:ins w:id="155" w:author="Noe FLANDRE" w:date="2024-06-19T18:22:00Z"/>
                <w:rFonts w:ascii="Times New Roman" w:hAnsi="Times New Roman" w:cs="Times New Roman"/>
                <w:i/>
                <w:iCs/>
                <w:color w:val="000000"/>
              </w:rPr>
            </w:pPr>
            <w:ins w:id="156" w:author="Noe FLANDRE" w:date="2024-06-19T18:22:00Z">
              <w:r w:rsidRPr="0025009C">
                <w:rPr>
                  <w:rFonts w:ascii="Times New Roman" w:hAnsi="Times New Roman" w:cs="Times New Roman"/>
                  <w:i/>
                  <w:iCs/>
                  <w:color w:val="000000"/>
                </w:rPr>
                <w:t>  - number-of-agents. We set it to 1000.</w:t>
              </w:r>
            </w:ins>
          </w:p>
          <w:p w14:paraId="0681BE71" w14:textId="77777777" w:rsidR="00BF4973" w:rsidRPr="0025009C" w:rsidRDefault="00BF4973" w:rsidP="00BF4973">
            <w:pPr>
              <w:rPr>
                <w:ins w:id="157" w:author="Noe FLANDRE" w:date="2024-06-19T18:22:00Z"/>
                <w:rFonts w:ascii="Times New Roman" w:hAnsi="Times New Roman" w:cs="Times New Roman"/>
                <w:i/>
                <w:iCs/>
                <w:color w:val="000000"/>
              </w:rPr>
            </w:pPr>
            <w:ins w:id="158" w:author="Noe FLANDRE" w:date="2024-06-19T18:22:00Z">
              <w:r w:rsidRPr="0025009C">
                <w:rPr>
                  <w:rFonts w:ascii="Times New Roman" w:hAnsi="Times New Roman" w:cs="Times New Roman"/>
                  <w:i/>
                  <w:iCs/>
                  <w:color w:val="000000"/>
                </w:rPr>
                <w:t>  - habit-on?. We set it to True.</w:t>
              </w:r>
            </w:ins>
          </w:p>
          <w:p w14:paraId="3A73ACCC" w14:textId="77777777" w:rsidR="00BF4973" w:rsidRPr="0025009C" w:rsidRDefault="00BF4973" w:rsidP="00BF4973">
            <w:pPr>
              <w:rPr>
                <w:ins w:id="159" w:author="Noe FLANDRE" w:date="2024-06-19T18:22:00Z"/>
                <w:rFonts w:ascii="Times New Roman" w:hAnsi="Times New Roman" w:cs="Times New Roman"/>
                <w:i/>
                <w:iCs/>
                <w:color w:val="000000"/>
              </w:rPr>
            </w:pPr>
            <w:ins w:id="160" w:author="Noe FLANDRE" w:date="2024-06-19T18:22:00Z">
              <w:r w:rsidRPr="0025009C">
                <w:rPr>
                  <w:rFonts w:ascii="Times New Roman" w:hAnsi="Times New Roman" w:cs="Times New Roman"/>
                  <w:i/>
                  <w:iCs/>
                  <w:color w:val="000000"/>
                </w:rPr>
                <w:t>  - network-type. We set it to "watts-strogatz".</w:t>
              </w:r>
            </w:ins>
          </w:p>
          <w:p w14:paraId="02B8ED59" w14:textId="77777777" w:rsidR="00BF4973" w:rsidRPr="0025009C" w:rsidRDefault="00BF4973" w:rsidP="00BF4973">
            <w:pPr>
              <w:rPr>
                <w:ins w:id="161" w:author="Noe FLANDRE" w:date="2024-06-19T18:22:00Z"/>
                <w:rFonts w:ascii="Times New Roman" w:hAnsi="Times New Roman" w:cs="Times New Roman"/>
                <w:i/>
                <w:iCs/>
                <w:color w:val="000000"/>
              </w:rPr>
            </w:pPr>
            <w:ins w:id="162" w:author="Noe FLANDRE" w:date="2024-06-19T18:22:00Z">
              <w:r w:rsidRPr="0025009C">
                <w:rPr>
                  <w:rFonts w:ascii="Times New Roman" w:hAnsi="Times New Roman" w:cs="Times New Roman"/>
                  <w:i/>
                  <w:iCs/>
                  <w:color w:val="000000"/>
                </w:rPr>
                <w:t>  - norms. We set it to True.</w:t>
              </w:r>
            </w:ins>
          </w:p>
          <w:p w14:paraId="0B761DA4" w14:textId="3FEC3DB0" w:rsidR="00BF4973" w:rsidRPr="0025009C" w:rsidRDefault="00BF4973" w:rsidP="00BF4973">
            <w:pPr>
              <w:rPr>
                <w:ins w:id="163" w:author="Noe FLANDRE" w:date="2024-06-19T18:22:00Z"/>
                <w:rFonts w:ascii="Times New Roman" w:hAnsi="Times New Roman" w:cs="Times New Roman"/>
                <w:i/>
                <w:iCs/>
                <w:color w:val="000000"/>
              </w:rPr>
            </w:pPr>
            <w:ins w:id="164" w:author="Noe FLANDRE" w:date="2024-06-19T18:22:00Z">
              <w:r w:rsidRPr="0025009C">
                <w:rPr>
                  <w:rFonts w:ascii="Times New Roman" w:hAnsi="Times New Roman" w:cs="Times New Roman"/>
                  <w:i/>
                  <w:iCs/>
                  <w:color w:val="000000"/>
                </w:rPr>
                <w:t>  - social-conformity. We set it to 0.28.</w:t>
              </w:r>
            </w:ins>
            <w:ins w:id="165" w:author="Noe FLANDRE" w:date="2024-06-19T18:23:00Z">
              <w:r>
                <w:rPr>
                  <w:rFonts w:ascii="Times New Roman" w:hAnsi="Times New Roman" w:cs="Times New Roman"/>
                  <w:i/>
                  <w:iCs/>
                  <w:color w:val="000000"/>
                </w:rPr>
                <w:t>]</w:t>
              </w:r>
            </w:ins>
          </w:p>
          <w:p w14:paraId="2DE3832F" w14:textId="77777777" w:rsidR="00BF4973" w:rsidRPr="00BF4973" w:rsidRDefault="00BF4973" w:rsidP="00850BA1">
            <w:pPr>
              <w:rPr>
                <w:ins w:id="166" w:author="Noe FLANDRE" w:date="2024-06-19T18:22:00Z"/>
                <w:rFonts w:ascii="Times New Roman" w:hAnsi="Times New Roman" w:cs="Times New Roman"/>
                <w:rPrChange w:id="167" w:author="Noe FLANDRE" w:date="2024-06-19T18:22:00Z">
                  <w:rPr>
                    <w:ins w:id="168" w:author="Noe FLANDRE" w:date="2024-06-19T18:22:00Z"/>
                    <w:rFonts w:ascii="Times New Roman" w:hAnsi="Times New Roman" w:cs="Times New Roman"/>
                    <w:lang w:val="en-US"/>
                  </w:rPr>
                </w:rPrChange>
              </w:rPr>
            </w:pPr>
          </w:p>
          <w:p w14:paraId="596D9B0B" w14:textId="77777777" w:rsidR="00BF4973" w:rsidRDefault="00BF4973" w:rsidP="00850BA1">
            <w:pPr>
              <w:rPr>
                <w:ins w:id="169" w:author="Noe FLANDRE" w:date="2024-06-19T18:22:00Z"/>
                <w:rFonts w:ascii="Times New Roman" w:hAnsi="Times New Roman" w:cs="Times New Roman"/>
                <w:lang w:val="en-US"/>
              </w:rPr>
            </w:pPr>
          </w:p>
          <w:p w14:paraId="4A7CA34C" w14:textId="5AAEB19C" w:rsidR="00850BA1" w:rsidRDefault="00BF4973" w:rsidP="00850BA1">
            <w:pPr>
              <w:rPr>
                <w:ins w:id="170" w:author="Noe FLANDRE" w:date="2024-06-19T18:22:00Z"/>
                <w:rFonts w:ascii="Times New Roman" w:hAnsi="Times New Roman" w:cs="Times New Roman"/>
                <w:lang w:val="en-US"/>
              </w:rPr>
            </w:pPr>
            <w:ins w:id="171" w:author="Noe FLANDRE" w:date="2024-06-19T18:22:00Z">
              <w:r w:rsidRPr="00BF4973">
                <w:rPr>
                  <w:rFonts w:ascii="Times New Roman" w:hAnsi="Times New Roman" w:cs="Times New Roman"/>
                  <w:lang w:val="en-US"/>
                </w:rPr>
                <w:t xml:space="preserve">The context and goals of the model are as follows. </w:t>
              </w:r>
            </w:ins>
            <w:ins w:id="172" w:author="Noe FLANDRE" w:date="2024-06-19T18:23:00Z">
              <w:r w:rsidRPr="00BF4973">
                <w:rPr>
                  <w:rFonts w:ascii="Times New Roman" w:hAnsi="Times New Roman" w:cs="Times New Roman"/>
                  <w:i/>
                  <w:iCs/>
                  <w:lang w:val="en-US"/>
                  <w:rPrChange w:id="173" w:author="Noe FLANDRE" w:date="2024-06-19T18:23:00Z">
                    <w:rPr>
                      <w:rFonts w:ascii="Times New Roman" w:hAnsi="Times New Roman" w:cs="Times New Roman"/>
                      <w:lang w:val="en-US"/>
                    </w:rPr>
                  </w:rPrChange>
                </w:rPr>
                <w:t>[</w:t>
              </w:r>
            </w:ins>
            <w:ins w:id="174" w:author="Noe FLANDRE" w:date="2024-06-19T18:22:00Z">
              <w:r w:rsidRPr="00BF4973">
                <w:rPr>
                  <w:rFonts w:ascii="Times New Roman" w:hAnsi="Times New Roman" w:cs="Times New Roman"/>
                  <w:i/>
                  <w:iCs/>
                  <w:lang w:val="en-US"/>
                  <w:rPrChange w:id="175" w:author="Noe FLANDRE" w:date="2024-06-19T18:23:00Z">
                    <w:rPr>
                      <w:rFonts w:ascii="Times New Roman" w:hAnsi="Times New Roman" w:cs="Times New Roman"/>
                      <w:lang w:val="en-US"/>
                    </w:rPr>
                  </w:rPrChange>
                </w:rPr>
                <w:t>documentation</w:t>
              </w:r>
            </w:ins>
            <w:ins w:id="176" w:author="Noe FLANDRE" w:date="2024-06-19T18:23:00Z">
              <w:r w:rsidRPr="00BF4973">
                <w:rPr>
                  <w:rFonts w:ascii="Times New Roman" w:hAnsi="Times New Roman" w:cs="Times New Roman"/>
                  <w:i/>
                  <w:iCs/>
                  <w:lang w:val="en-US"/>
                  <w:rPrChange w:id="177" w:author="Noe FLANDRE" w:date="2024-06-19T18:23:00Z">
                    <w:rPr>
                      <w:rFonts w:ascii="Times New Roman" w:hAnsi="Times New Roman" w:cs="Times New Roman"/>
                      <w:lang w:val="en-US"/>
                    </w:rPr>
                  </w:rPrChange>
                </w:rPr>
                <w:t>]</w:t>
              </w:r>
            </w:ins>
          </w:p>
          <w:p w14:paraId="3E4E733F" w14:textId="375489FA" w:rsidR="00850BA1" w:rsidRDefault="00850BA1" w:rsidP="00747FFC">
            <w:pPr>
              <w:rPr>
                <w:ins w:id="178" w:author="Noe FLANDRE" w:date="2024-06-17T18:31:00Z"/>
                <w:rFonts w:ascii="Times New Roman" w:hAnsi="Times New Roman" w:cs="Times New Roman"/>
                <w:lang w:val="en-US"/>
              </w:rPr>
            </w:pPr>
          </w:p>
        </w:tc>
      </w:tr>
    </w:tbl>
    <w:p w14:paraId="5C544A84" w14:textId="4840E3FE" w:rsidR="00850BA1" w:rsidRPr="00850BA1" w:rsidRDefault="00850BA1" w:rsidP="00850BA1">
      <w:pPr>
        <w:rPr>
          <w:ins w:id="179" w:author="Noe FLANDRE" w:date="2024-06-17T18:32:00Z"/>
          <w:rFonts w:ascii="Times New Roman" w:hAnsi="Times New Roman" w:cs="Times New Roman"/>
          <w:lang w:val="en-US"/>
        </w:rPr>
      </w:pPr>
      <w:ins w:id="180" w:author="Noe FLANDRE" w:date="2024-06-17T18:32:00Z">
        <w:r w:rsidRPr="00810D4E">
          <w:rPr>
            <w:rFonts w:ascii="Times New Roman" w:hAnsi="Times New Roman" w:cs="Times New Roman"/>
            <w:b/>
            <w:bCs/>
            <w:lang w:val="en-US"/>
          </w:rPr>
          <w:t xml:space="preserve">Prompt </w:t>
        </w:r>
        <w:proofErr w:type="gramStart"/>
        <w:r w:rsidRPr="00810D4E">
          <w:rPr>
            <w:rFonts w:ascii="Times New Roman" w:hAnsi="Times New Roman" w:cs="Times New Roman"/>
            <w:b/>
            <w:bCs/>
            <w:lang w:val="en-US"/>
          </w:rPr>
          <w:t>1 :</w:t>
        </w:r>
        <w:proofErr w:type="gramEnd"/>
        <w:r>
          <w:rPr>
            <w:rFonts w:ascii="Times New Roman" w:hAnsi="Times New Roman" w:cs="Times New Roman"/>
            <w:b/>
            <w:bCs/>
            <w:lang w:val="en-US"/>
          </w:rPr>
          <w:t xml:space="preserve"> </w:t>
        </w:r>
        <w:r>
          <w:rPr>
            <w:rFonts w:ascii="Times New Roman" w:hAnsi="Times New Roman" w:cs="Times New Roman"/>
            <w:lang w:val="en-US"/>
          </w:rPr>
          <w:t xml:space="preserve">Prompt used to generate the context. </w:t>
        </w:r>
        <w:r w:rsidRPr="00810D4E">
          <w:rPr>
            <w:rFonts w:ascii="Times New Roman" w:hAnsi="Times New Roman" w:cs="Times New Roman"/>
            <w:i/>
            <w:iCs/>
            <w:lang w:val="en-US"/>
          </w:rPr>
          <w:t>{</w:t>
        </w:r>
      </w:ins>
      <w:ins w:id="181" w:author="Noe FLANDRE" w:date="2024-06-17T18:36:00Z">
        <w:r w:rsidR="004E7A5E">
          <w:rPr>
            <w:rFonts w:ascii="Times New Roman" w:hAnsi="Times New Roman" w:cs="Times New Roman"/>
            <w:i/>
            <w:iCs/>
            <w:lang w:val="en-US"/>
          </w:rPr>
          <w:t>text</w:t>
        </w:r>
      </w:ins>
      <w:ins w:id="182" w:author="Noe FLANDRE" w:date="2024-06-17T18:32:00Z">
        <w:r w:rsidRPr="00810D4E">
          <w:rPr>
            <w:rFonts w:ascii="Times New Roman" w:hAnsi="Times New Roman" w:cs="Times New Roman"/>
            <w:i/>
            <w:iCs/>
            <w:lang w:val="en-US"/>
          </w:rPr>
          <w:t>}</w:t>
        </w:r>
        <w:r>
          <w:rPr>
            <w:rFonts w:ascii="Times New Roman" w:hAnsi="Times New Roman" w:cs="Times New Roman"/>
            <w:i/>
            <w:iCs/>
            <w:lang w:val="en-US"/>
          </w:rPr>
          <w:t xml:space="preserve"> </w:t>
        </w:r>
        <w:r>
          <w:rPr>
            <w:rFonts w:ascii="Times New Roman" w:hAnsi="Times New Roman" w:cs="Times New Roman"/>
            <w:lang w:val="en-US"/>
          </w:rPr>
          <w:t xml:space="preserve">is a feature from the </w:t>
        </w:r>
      </w:ins>
      <w:ins w:id="183" w:author="Noe FLANDRE" w:date="2024-06-17T18:36:00Z">
        <w:r w:rsidR="004E7A5E">
          <w:rPr>
            <w:rFonts w:ascii="Times New Roman" w:hAnsi="Times New Roman" w:cs="Times New Roman"/>
            <w:lang w:val="en-US"/>
          </w:rPr>
          <w:t>design o</w:t>
        </w:r>
      </w:ins>
      <w:ins w:id="184" w:author="Noe FLANDRE" w:date="2024-06-17T18:37:00Z">
        <w:r w:rsidR="004E7A5E">
          <w:rPr>
            <w:rFonts w:ascii="Times New Roman" w:hAnsi="Times New Roman" w:cs="Times New Roman"/>
            <w:lang w:val="en-US"/>
          </w:rPr>
          <w:t>f experiment</w:t>
        </w:r>
      </w:ins>
      <w:ins w:id="185" w:author="Noe FLANDRE" w:date="2024-06-19T14:47:00Z">
        <w:r w:rsidR="00922706">
          <w:rPr>
            <w:rFonts w:ascii="Times New Roman" w:hAnsi="Times New Roman" w:cs="Times New Roman"/>
            <w:lang w:val="en-US"/>
          </w:rPr>
          <w:t xml:space="preserve">. </w:t>
        </w:r>
        <w:r w:rsidR="00922706" w:rsidRPr="00CA6834">
          <w:rPr>
            <w:rFonts w:ascii="Times New Roman" w:hAnsi="Times New Roman" w:cs="Times New Roman"/>
            <w:i/>
            <w:iCs/>
            <w:lang w:val="en-US"/>
            <w:rPrChange w:id="186" w:author="Noe FLANDRE" w:date="2024-06-19T14:49:00Z">
              <w:rPr>
                <w:rFonts w:ascii="Times New Roman" w:hAnsi="Times New Roman" w:cs="Times New Roman"/>
                <w:lang w:val="en-US"/>
              </w:rPr>
            </w:rPrChange>
          </w:rPr>
          <w:t>[text]</w:t>
        </w:r>
      </w:ins>
      <w:ins w:id="187" w:author="Noe FLANDRE" w:date="2024-06-19T14:48:00Z">
        <w:r w:rsidR="00922706">
          <w:rPr>
            <w:rFonts w:ascii="Times New Roman" w:hAnsi="Times New Roman" w:cs="Times New Roman"/>
            <w:lang w:val="en-US"/>
          </w:rPr>
          <w:t xml:space="preserve"> is a part of the prompt changing according to the model and the experiment</w:t>
        </w:r>
      </w:ins>
    </w:p>
    <w:p w14:paraId="658D69D2" w14:textId="77777777" w:rsidR="00850BA1" w:rsidRDefault="00850BA1">
      <w:pPr>
        <w:rPr>
          <w:ins w:id="188" w:author="Noe FLANDRE" w:date="2024-06-17T18:32:00Z"/>
          <w:rFonts w:ascii="Times New Roman" w:hAnsi="Times New Roman" w:cs="Times New Roman"/>
          <w:lang w:val="en-US"/>
        </w:rPr>
      </w:pPr>
    </w:p>
    <w:tbl>
      <w:tblPr>
        <w:tblStyle w:val="TableGrid"/>
        <w:tblW w:w="0" w:type="auto"/>
        <w:tblLook w:val="04A0" w:firstRow="1" w:lastRow="0" w:firstColumn="1" w:lastColumn="0" w:noHBand="0" w:noVBand="1"/>
      </w:tblPr>
      <w:tblGrid>
        <w:gridCol w:w="9016"/>
      </w:tblGrid>
      <w:tr w:rsidR="00850BA1" w14:paraId="2E73A43E" w14:textId="77777777" w:rsidTr="00850BA1">
        <w:trPr>
          <w:ins w:id="189" w:author="Noe FLANDRE" w:date="2024-06-17T18:32:00Z"/>
        </w:trPr>
        <w:tc>
          <w:tcPr>
            <w:tcW w:w="9016" w:type="dxa"/>
          </w:tcPr>
          <w:p w14:paraId="4B27C4EF" w14:textId="77777777" w:rsidR="004E7A5E" w:rsidRDefault="004E7A5E" w:rsidP="004E7A5E">
            <w:pPr>
              <w:rPr>
                <w:ins w:id="190" w:author="Noe FLANDRE" w:date="2024-06-17T18:33:00Z"/>
                <w:rFonts w:ascii="Times New Roman" w:hAnsi="Times New Roman" w:cs="Times New Roman"/>
                <w:lang w:val="en-US"/>
              </w:rPr>
            </w:pPr>
          </w:p>
          <w:p w14:paraId="488440B1" w14:textId="4FD986E4" w:rsidR="004E7A5E" w:rsidRPr="004E7A5E" w:rsidRDefault="004E7A5E" w:rsidP="004E7A5E">
            <w:pPr>
              <w:rPr>
                <w:ins w:id="191" w:author="Noe FLANDRE" w:date="2024-06-17T18:33:00Z"/>
                <w:rFonts w:ascii="Times New Roman" w:hAnsi="Times New Roman" w:cs="Times New Roman"/>
                <w:i/>
                <w:iCs/>
                <w:lang w:val="en-US"/>
                <w:rPrChange w:id="192" w:author="Noe FLANDRE" w:date="2024-06-17T18:33:00Z">
                  <w:rPr>
                    <w:ins w:id="193" w:author="Noe FLANDRE" w:date="2024-06-17T18:33:00Z"/>
                    <w:rFonts w:ascii="Times New Roman" w:hAnsi="Times New Roman" w:cs="Times New Roman"/>
                    <w:lang w:val="en-US"/>
                  </w:rPr>
                </w:rPrChange>
              </w:rPr>
            </w:pPr>
            <w:proofErr w:type="gramStart"/>
            <w:ins w:id="194" w:author="Noe FLANDRE" w:date="2024-06-17T18:33:00Z">
              <w:r w:rsidRPr="004E7A5E">
                <w:rPr>
                  <w:rFonts w:ascii="Times New Roman" w:hAnsi="Times New Roman" w:cs="Times New Roman"/>
                  <w:i/>
                  <w:iCs/>
                  <w:lang w:val="en-US"/>
                  <w:rPrChange w:id="195" w:author="Noe FLANDRE" w:date="2024-06-17T18:33:00Z">
                    <w:rPr>
                      <w:rFonts w:ascii="Times New Roman" w:hAnsi="Times New Roman" w:cs="Times New Roman"/>
                      <w:lang w:val="en-US"/>
                    </w:rPr>
                  </w:rPrChange>
                </w:rPr>
                <w:t>{</w:t>
              </w:r>
              <w:r w:rsidRPr="004E7A5E">
                <w:rPr>
                  <w:i/>
                  <w:iCs/>
                  <w:rPrChange w:id="196" w:author="Noe FLANDRE" w:date="2024-06-17T18:33:00Z">
                    <w:rPr/>
                  </w:rPrChange>
                </w:rPr>
                <w:t xml:space="preserve"> </w:t>
              </w:r>
              <w:r w:rsidRPr="004E7A5E">
                <w:rPr>
                  <w:rFonts w:ascii="Times New Roman" w:hAnsi="Times New Roman" w:cs="Times New Roman"/>
                  <w:i/>
                  <w:iCs/>
                  <w:lang w:val="en-US"/>
                  <w:rPrChange w:id="197" w:author="Noe FLANDRE" w:date="2024-06-17T18:33:00Z">
                    <w:rPr>
                      <w:rFonts w:ascii="Times New Roman" w:hAnsi="Times New Roman" w:cs="Times New Roman"/>
                      <w:lang w:val="en-US"/>
                    </w:rPr>
                  </w:rPrChange>
                </w:rPr>
                <w:t>You</w:t>
              </w:r>
              <w:proofErr w:type="gramEnd"/>
              <w:r w:rsidRPr="004E7A5E">
                <w:rPr>
                  <w:rFonts w:ascii="Times New Roman" w:hAnsi="Times New Roman" w:cs="Times New Roman"/>
                  <w:i/>
                  <w:iCs/>
                  <w:lang w:val="en-US"/>
                  <w:rPrChange w:id="198" w:author="Noe FLANDRE" w:date="2024-06-17T18:33:00Z">
                    <w:rPr>
                      <w:rFonts w:ascii="Times New Roman" w:hAnsi="Times New Roman" w:cs="Times New Roman"/>
                      <w:lang w:val="en-US"/>
                    </w:rPr>
                  </w:rPrChange>
                </w:rPr>
                <w:t xml:space="preserve"> are an expert in Consumer Behavior</w:t>
              </w:r>
            </w:ins>
            <w:ins w:id="199" w:author="Noe FLANDRE" w:date="2024-06-23T14:55:00Z">
              <w:r w:rsidR="006D1630">
                <w:rPr>
                  <w:rFonts w:ascii="Times New Roman" w:hAnsi="Times New Roman" w:cs="Times New Roman"/>
                  <w:i/>
                  <w:iCs/>
                  <w:lang w:val="en-US"/>
                </w:rPr>
                <w:t xml:space="preserve"> with a statistics background</w:t>
              </w:r>
            </w:ins>
            <w:ins w:id="200" w:author="Noe FLANDRE" w:date="2024-06-17T18:33:00Z">
              <w:r w:rsidRPr="004E7A5E">
                <w:rPr>
                  <w:rFonts w:ascii="Times New Roman" w:hAnsi="Times New Roman" w:cs="Times New Roman"/>
                  <w:i/>
                  <w:iCs/>
                  <w:lang w:val="en-US"/>
                  <w:rPrChange w:id="201" w:author="Noe FLANDRE" w:date="2024-06-17T18:33:00Z">
                    <w:rPr>
                      <w:rFonts w:ascii="Times New Roman" w:hAnsi="Times New Roman" w:cs="Times New Roman"/>
                      <w:lang w:val="en-US"/>
                    </w:rPr>
                  </w:rPrChange>
                </w:rPr>
                <w:t>}</w:t>
              </w:r>
            </w:ins>
          </w:p>
          <w:p w14:paraId="25B5FFBB" w14:textId="77777777" w:rsidR="004E7A5E" w:rsidRPr="004E7A5E" w:rsidRDefault="004E7A5E" w:rsidP="004E7A5E">
            <w:pPr>
              <w:rPr>
                <w:ins w:id="202" w:author="Noe FLANDRE" w:date="2024-06-17T18:32:00Z"/>
                <w:rFonts w:ascii="Times New Roman" w:hAnsi="Times New Roman" w:cs="Times New Roman"/>
                <w:lang w:val="en-US"/>
              </w:rPr>
            </w:pPr>
          </w:p>
          <w:p w14:paraId="5221CD38" w14:textId="24ADD9B9" w:rsidR="004E7A5E" w:rsidRDefault="004D61E2" w:rsidP="004E7A5E">
            <w:pPr>
              <w:rPr>
                <w:ins w:id="203" w:author="Noe FLANDRE" w:date="2024-06-19T18:25:00Z"/>
                <w:rFonts w:ascii="Times New Roman" w:hAnsi="Times New Roman" w:cs="Times New Roman"/>
                <w:lang w:val="en-US"/>
              </w:rPr>
            </w:pPr>
            <w:ins w:id="204" w:author="Noe FLANDRE" w:date="2024-06-19T18:25:00Z">
              <w:r w:rsidRPr="004D61E2">
                <w:rPr>
                  <w:rFonts w:ascii="Times New Roman" w:hAnsi="Times New Roman" w:cs="Times New Roman"/>
                  <w:lang w:val="en-US"/>
                </w:rPr>
                <w:t xml:space="preserve">We have a plot from repeated simulations of an </w:t>
              </w:r>
              <w:proofErr w:type="gramStart"/>
              <w:r w:rsidRPr="004D61E2">
                <w:rPr>
                  <w:rFonts w:ascii="Times New Roman" w:hAnsi="Times New Roman" w:cs="Times New Roman"/>
                  <w:lang w:val="en-US"/>
                </w:rPr>
                <w:t>agent based</w:t>
              </w:r>
              <w:proofErr w:type="gramEnd"/>
              <w:r w:rsidRPr="004D61E2">
                <w:rPr>
                  <w:rFonts w:ascii="Times New Roman" w:hAnsi="Times New Roman" w:cs="Times New Roman"/>
                  <w:lang w:val="en-US"/>
                </w:rPr>
                <w:t xml:space="preserve"> model. Your goal is to describe the trends in </w:t>
              </w:r>
              <w:proofErr w:type="gramStart"/>
              <w:r w:rsidRPr="004D61E2">
                <w:rPr>
                  <w:rFonts w:ascii="Times New Roman" w:hAnsi="Times New Roman" w:cs="Times New Roman"/>
                  <w:lang w:val="en-US"/>
                </w:rPr>
                <w:t>details</w:t>
              </w:r>
              <w:proofErr w:type="gramEnd"/>
              <w:r w:rsidRPr="004D61E2">
                <w:rPr>
                  <w:rFonts w:ascii="Times New Roman" w:hAnsi="Times New Roman" w:cs="Times New Roman"/>
                  <w:lang w:val="en-US"/>
                </w:rPr>
                <w:t xml:space="preserve"> from the plot, mentioning key time steps and values taken by the metric in the plot, and interpreting them based on the context of the model. The report must objectively describe the trends in the data without addressing the quality of the simulation. Do not refer to the plot or any visual in your description. If a plot has very simple dynamics, simply state them without expanding.</w:t>
              </w:r>
            </w:ins>
          </w:p>
          <w:p w14:paraId="59EB51C8" w14:textId="77777777" w:rsidR="004D61E2" w:rsidRDefault="004D61E2" w:rsidP="004E7A5E">
            <w:pPr>
              <w:rPr>
                <w:ins w:id="205" w:author="Noe FLANDRE" w:date="2024-06-17T18:35:00Z"/>
                <w:rFonts w:ascii="Times New Roman" w:hAnsi="Times New Roman" w:cs="Times New Roman"/>
                <w:lang w:val="en-US"/>
              </w:rPr>
            </w:pPr>
          </w:p>
          <w:p w14:paraId="229E7EB5" w14:textId="77777777" w:rsidR="006D1630" w:rsidRPr="006D1630" w:rsidRDefault="004E7A5E" w:rsidP="006D1630">
            <w:pPr>
              <w:rPr>
                <w:ins w:id="206" w:author="Noe FLANDRE" w:date="2024-06-23T14:59:00Z"/>
                <w:rFonts w:ascii="Times New Roman" w:hAnsi="Times New Roman" w:cs="Times New Roman"/>
                <w:i/>
                <w:iCs/>
                <w:lang w:val="en-US"/>
              </w:rPr>
            </w:pPr>
            <w:ins w:id="207" w:author="Noe FLANDRE" w:date="2024-06-17T18:35:00Z">
              <w:r w:rsidRPr="004E7A5E">
                <w:rPr>
                  <w:rFonts w:ascii="Times New Roman" w:hAnsi="Times New Roman" w:cs="Times New Roman"/>
                  <w:i/>
                  <w:iCs/>
                  <w:lang w:val="en-US"/>
                  <w:rPrChange w:id="208" w:author="Noe FLANDRE" w:date="2024-06-17T18:35:00Z">
                    <w:rPr>
                      <w:rFonts w:ascii="Times New Roman" w:hAnsi="Times New Roman" w:cs="Times New Roman"/>
                      <w:lang w:val="en-US"/>
                    </w:rPr>
                  </w:rPrChange>
                </w:rPr>
                <w:lastRenderedPageBreak/>
                <w:t>{</w:t>
              </w:r>
            </w:ins>
            <w:ins w:id="209" w:author="Noe FLANDRE" w:date="2024-06-23T14:59:00Z">
              <w:r w:rsidR="006D1630" w:rsidRPr="006D1630">
                <w:rPr>
                  <w:rFonts w:ascii="Times New Roman" w:hAnsi="Times New Roman" w:cs="Times New Roman"/>
                  <w:i/>
                  <w:iCs/>
                  <w:lang w:val="en-US"/>
                </w:rPr>
                <w:t xml:space="preserve">Here is an example of the style of the report: </w:t>
              </w:r>
              <w:proofErr w:type="gramStart"/>
              <w:r w:rsidR="006D1630" w:rsidRPr="006D1630">
                <w:rPr>
                  <w:rFonts w:ascii="Times New Roman" w:hAnsi="Times New Roman" w:cs="Times New Roman"/>
                  <w:i/>
                  <w:iCs/>
                  <w:lang w:val="en-US"/>
                </w:rPr>
                <w:t>“ The</w:t>
              </w:r>
              <w:proofErr w:type="gramEnd"/>
              <w:r w:rsidR="006D1630" w:rsidRPr="006D1630">
                <w:rPr>
                  <w:rFonts w:ascii="Times New Roman" w:hAnsi="Times New Roman" w:cs="Times New Roman"/>
                  <w:i/>
                  <w:iCs/>
                  <w:lang w:val="en-US"/>
                </w:rPr>
                <w:t xml:space="preserve"> total number of earthquakes recorded in the region starts at 5,000 then it declines rapidly over the first 400 time steps. This initial decline could be attributed to the depletion of immediate stress points within the fault lines, as the most susceptible areas release their pent-up energy early in the simulation. It increases briefly at around 500 steps, likely due to the aftershocks and secondary stress points being triggered as the system seeks a new equilibrium. The simulation ends with the number of earthquakes near zero, indicating that </w:t>
              </w:r>
              <w:proofErr w:type="gramStart"/>
              <w:r w:rsidR="006D1630" w:rsidRPr="006D1630">
                <w:rPr>
                  <w:rFonts w:ascii="Times New Roman" w:hAnsi="Times New Roman" w:cs="Times New Roman"/>
                  <w:i/>
                  <w:iCs/>
                  <w:lang w:val="en-US"/>
                </w:rPr>
                <w:t>the majority of</w:t>
              </w:r>
              <w:proofErr w:type="gramEnd"/>
              <w:r w:rsidR="006D1630" w:rsidRPr="006D1630">
                <w:rPr>
                  <w:rFonts w:ascii="Times New Roman" w:hAnsi="Times New Roman" w:cs="Times New Roman"/>
                  <w:i/>
                  <w:iCs/>
                  <w:lang w:val="en-US"/>
                </w:rPr>
                <w:t xml:space="preserve"> the stress has been released and the system has stabilized.</w:t>
              </w:r>
            </w:ins>
          </w:p>
          <w:p w14:paraId="356FBDB8" w14:textId="77777777" w:rsidR="006D1630" w:rsidRPr="006D1630" w:rsidRDefault="006D1630" w:rsidP="006D1630">
            <w:pPr>
              <w:rPr>
                <w:ins w:id="210" w:author="Noe FLANDRE" w:date="2024-06-23T14:59:00Z"/>
                <w:rFonts w:ascii="Times New Roman" w:hAnsi="Times New Roman" w:cs="Times New Roman"/>
                <w:i/>
                <w:iCs/>
                <w:lang w:val="en-US"/>
              </w:rPr>
            </w:pPr>
          </w:p>
          <w:p w14:paraId="1ACE1F20" w14:textId="521E5BA5" w:rsidR="006D1630" w:rsidRPr="006D1630" w:rsidRDefault="006D1630" w:rsidP="006D1630">
            <w:pPr>
              <w:rPr>
                <w:ins w:id="211" w:author="Noe FLANDRE" w:date="2024-06-23T14:59:00Z"/>
                <w:rFonts w:ascii="Times New Roman" w:hAnsi="Times New Roman" w:cs="Times New Roman"/>
                <w:i/>
                <w:iCs/>
                <w:lang w:val="en-US"/>
              </w:rPr>
            </w:pPr>
            <w:ins w:id="212" w:author="Noe FLANDRE" w:date="2024-06-23T14:59:00Z">
              <w:r w:rsidRPr="006D1630">
                <w:rPr>
                  <w:rFonts w:ascii="Times New Roman" w:hAnsi="Times New Roman" w:cs="Times New Roman"/>
                  <w:i/>
                  <w:iCs/>
                  <w:lang w:val="en-US"/>
                </w:rPr>
                <w:t>The total seismic activity follows the same pattern, starting at 10,000 events and declining steadily. This steady decline reflects a systematic reduction in seismic energy over time, as the energy distribution within the tectonic plates becomes more uniform. There is low variance across simulation runs in the first 100 steps, but deviations become noticeable afterward. This suggests that while the initial reactions to stress are highly predictable, as time progresses, the system's complexity introduces more variability. This variability could be due to differences in secondary stress points and the non-linear nature of seismic energy release over time.</w:t>
              </w:r>
            </w:ins>
            <w:ins w:id="213" w:author="Noe FLANDRE" w:date="2024-06-23T15:00:00Z">
              <w:r>
                <w:rPr>
                  <w:rFonts w:ascii="Times New Roman" w:hAnsi="Times New Roman" w:cs="Times New Roman"/>
                  <w:i/>
                  <w:iCs/>
                  <w:lang w:val="en-US"/>
                </w:rPr>
                <w:t>”}</w:t>
              </w:r>
            </w:ins>
            <w:ins w:id="214" w:author="Noe FLANDRE" w:date="2024-06-23T14:59:00Z">
              <w:r w:rsidRPr="006D1630">
                <w:rPr>
                  <w:rFonts w:ascii="Times New Roman" w:hAnsi="Times New Roman" w:cs="Times New Roman"/>
                  <w:i/>
                  <w:iCs/>
                  <w:lang w:val="en-US"/>
                </w:rPr>
                <w:t>,</w:t>
              </w:r>
            </w:ins>
          </w:p>
          <w:p w14:paraId="1437CC49" w14:textId="708CDBF3" w:rsidR="004E7A5E" w:rsidRDefault="006D1630" w:rsidP="006D1630">
            <w:pPr>
              <w:rPr>
                <w:ins w:id="215" w:author="Noe FLANDRE" w:date="2024-06-17T18:35:00Z"/>
                <w:rFonts w:ascii="Times New Roman" w:hAnsi="Times New Roman" w:cs="Times New Roman"/>
                <w:i/>
                <w:iCs/>
                <w:lang w:val="en-US"/>
              </w:rPr>
            </w:pPr>
            <w:ins w:id="216" w:author="Noe FLANDRE" w:date="2024-06-23T14:59:00Z">
              <w:r w:rsidRPr="006D1630">
                <w:rPr>
                  <w:rFonts w:ascii="Times New Roman" w:hAnsi="Times New Roman" w:cs="Times New Roman"/>
                  <w:i/>
                  <w:iCs/>
                  <w:lang w:val="en-US"/>
                </w:rPr>
                <w:t xml:space="preserve">    </w:t>
              </w:r>
            </w:ins>
          </w:p>
          <w:p w14:paraId="4E85E7FE" w14:textId="77777777" w:rsidR="004E7A5E" w:rsidRDefault="004E7A5E" w:rsidP="004E7A5E">
            <w:pPr>
              <w:rPr>
                <w:ins w:id="217" w:author="Noe FLANDRE" w:date="2024-06-17T18:35:00Z"/>
                <w:rFonts w:ascii="Times New Roman" w:hAnsi="Times New Roman" w:cs="Times New Roman"/>
                <w:i/>
                <w:iCs/>
                <w:lang w:val="en-US"/>
              </w:rPr>
            </w:pPr>
          </w:p>
          <w:p w14:paraId="60E229D6" w14:textId="0E877891" w:rsidR="00747FFC" w:rsidRPr="00747FFC" w:rsidRDefault="004E7A5E" w:rsidP="004E7A5E">
            <w:pPr>
              <w:rPr>
                <w:ins w:id="218" w:author="Noe FLANDRE" w:date="2024-06-19T10:58:00Z"/>
                <w:rFonts w:ascii="Times New Roman" w:hAnsi="Times New Roman" w:cs="Times New Roman"/>
                <w:i/>
                <w:iCs/>
                <w:lang w:val="en-US"/>
                <w:rPrChange w:id="219" w:author="Noe FLANDRE" w:date="2024-06-19T10:58:00Z">
                  <w:rPr>
                    <w:ins w:id="220" w:author="Noe FLANDRE" w:date="2024-06-19T10:58:00Z"/>
                    <w:rFonts w:ascii="Times New Roman" w:hAnsi="Times New Roman" w:cs="Times New Roman"/>
                    <w:lang w:val="en-US"/>
                  </w:rPr>
                </w:rPrChange>
              </w:rPr>
            </w:pPr>
            <w:proofErr w:type="gramStart"/>
            <w:ins w:id="221" w:author="Noe FLANDRE" w:date="2024-06-17T18:36:00Z">
              <w:r>
                <w:rPr>
                  <w:rFonts w:ascii="Times New Roman" w:hAnsi="Times New Roman" w:cs="Times New Roman"/>
                  <w:i/>
                  <w:iCs/>
                  <w:lang w:val="en-US"/>
                </w:rPr>
                <w:t>{</w:t>
              </w:r>
              <w:r>
                <w:t xml:space="preserve"> </w:t>
              </w:r>
              <w:r w:rsidRPr="004E7A5E">
                <w:rPr>
                  <w:rFonts w:ascii="Times New Roman" w:hAnsi="Times New Roman" w:cs="Times New Roman"/>
                  <w:i/>
                  <w:iCs/>
                  <w:lang w:val="en-US"/>
                </w:rPr>
                <w:t>When</w:t>
              </w:r>
              <w:proofErr w:type="gramEnd"/>
              <w:r w:rsidRPr="004E7A5E">
                <w:rPr>
                  <w:rFonts w:ascii="Times New Roman" w:hAnsi="Times New Roman" w:cs="Times New Roman"/>
                  <w:i/>
                  <w:iCs/>
                  <w:lang w:val="en-US"/>
                </w:rPr>
                <w:t xml:space="preserve"> summarizing trends, provide brief insights about their implications for decision makers.</w:t>
              </w:r>
              <w:r>
                <w:rPr>
                  <w:rFonts w:ascii="Times New Roman" w:hAnsi="Times New Roman" w:cs="Times New Roman"/>
                  <w:i/>
                  <w:iCs/>
                  <w:lang w:val="en-US"/>
                </w:rPr>
                <w:t>}</w:t>
              </w:r>
            </w:ins>
          </w:p>
          <w:p w14:paraId="3C6A65F4" w14:textId="77777777" w:rsidR="00747FFC" w:rsidRPr="004E7A5E" w:rsidRDefault="00747FFC" w:rsidP="004E7A5E">
            <w:pPr>
              <w:rPr>
                <w:ins w:id="222" w:author="Noe FLANDRE" w:date="2024-06-17T18:32:00Z"/>
                <w:rFonts w:ascii="Times New Roman" w:hAnsi="Times New Roman" w:cs="Times New Roman"/>
                <w:lang w:val="en-US"/>
              </w:rPr>
            </w:pPr>
          </w:p>
          <w:p w14:paraId="7E52181A" w14:textId="6B7CE312" w:rsidR="00747FFC" w:rsidRPr="004D61E2" w:rsidRDefault="004D61E2" w:rsidP="004E7A5E">
            <w:pPr>
              <w:rPr>
                <w:ins w:id="223" w:author="Noe FLANDRE" w:date="2024-06-17T18:32:00Z"/>
                <w:rFonts w:ascii="Times New Roman" w:hAnsi="Times New Roman" w:cs="Times New Roman"/>
                <w:i/>
                <w:iCs/>
                <w:lang w:val="en-US"/>
                <w:rPrChange w:id="224" w:author="Noe FLANDRE" w:date="2024-06-19T18:26:00Z">
                  <w:rPr>
                    <w:ins w:id="225" w:author="Noe FLANDRE" w:date="2024-06-17T18:32:00Z"/>
                    <w:rFonts w:ascii="Times New Roman" w:hAnsi="Times New Roman" w:cs="Times New Roman"/>
                    <w:lang w:val="en-US"/>
                  </w:rPr>
                </w:rPrChange>
              </w:rPr>
            </w:pPr>
            <w:ins w:id="226" w:author="Noe FLANDRE" w:date="2024-06-19T18:26:00Z">
              <w:r w:rsidRPr="004D61E2">
                <w:rPr>
                  <w:rFonts w:ascii="Times New Roman" w:hAnsi="Times New Roman" w:cs="Times New Roman"/>
                  <w:i/>
                  <w:iCs/>
                  <w:lang w:val="en-US"/>
                  <w:rPrChange w:id="227" w:author="Noe FLANDRE" w:date="2024-06-19T18:26:00Z">
                    <w:rPr>
                      <w:rFonts w:ascii="Times New Roman" w:hAnsi="Times New Roman" w:cs="Times New Roman"/>
                      <w:lang w:val="en-US"/>
                    </w:rPr>
                  </w:rPrChange>
                </w:rPr>
                <w:t>[The attachment is the plot representing the average weekly consumption of whole milk per agent]</w:t>
              </w:r>
            </w:ins>
          </w:p>
        </w:tc>
      </w:tr>
    </w:tbl>
    <w:p w14:paraId="585589BE" w14:textId="0030EB7D" w:rsidR="004E7A5E" w:rsidRPr="00747FFC" w:rsidRDefault="004E7A5E" w:rsidP="004E7A5E">
      <w:pPr>
        <w:rPr>
          <w:ins w:id="228" w:author="Noe FLANDRE" w:date="2024-06-17T18:36:00Z"/>
          <w:rFonts w:ascii="Times New Roman" w:hAnsi="Times New Roman" w:cs="Times New Roman"/>
          <w:lang w:val="en-US"/>
        </w:rPr>
      </w:pPr>
      <w:ins w:id="229" w:author="Noe FLANDRE" w:date="2024-06-17T18:36:00Z">
        <w:r w:rsidRPr="00810D4E">
          <w:rPr>
            <w:rFonts w:ascii="Times New Roman" w:hAnsi="Times New Roman" w:cs="Times New Roman"/>
            <w:b/>
            <w:bCs/>
            <w:lang w:val="en-US"/>
          </w:rPr>
          <w:lastRenderedPageBreak/>
          <w:t xml:space="preserve">Prompt </w:t>
        </w:r>
      </w:ins>
      <w:proofErr w:type="gramStart"/>
      <w:ins w:id="230" w:author="Noe FLANDRE" w:date="2024-06-17T18:37:00Z">
        <w:r>
          <w:rPr>
            <w:rFonts w:ascii="Times New Roman" w:hAnsi="Times New Roman" w:cs="Times New Roman"/>
            <w:b/>
            <w:bCs/>
            <w:lang w:val="en-US"/>
          </w:rPr>
          <w:t xml:space="preserve">2 </w:t>
        </w:r>
      </w:ins>
      <w:ins w:id="231" w:author="Noe FLANDRE" w:date="2024-06-17T18:36:00Z">
        <w:r w:rsidRPr="00810D4E">
          <w:rPr>
            <w:rFonts w:ascii="Times New Roman" w:hAnsi="Times New Roman" w:cs="Times New Roman"/>
            <w:b/>
            <w:bCs/>
            <w:lang w:val="en-US"/>
          </w:rPr>
          <w:t>:</w:t>
        </w:r>
        <w:proofErr w:type="gramEnd"/>
        <w:r>
          <w:rPr>
            <w:rFonts w:ascii="Times New Roman" w:hAnsi="Times New Roman" w:cs="Times New Roman"/>
            <w:b/>
            <w:bCs/>
            <w:lang w:val="en-US"/>
          </w:rPr>
          <w:t xml:space="preserve"> </w:t>
        </w:r>
        <w:r>
          <w:rPr>
            <w:rFonts w:ascii="Times New Roman" w:hAnsi="Times New Roman" w:cs="Times New Roman"/>
            <w:lang w:val="en-US"/>
          </w:rPr>
          <w:t xml:space="preserve">Prompt used to generate the trend analysis. </w:t>
        </w:r>
        <w:r w:rsidRPr="00810D4E">
          <w:rPr>
            <w:rFonts w:ascii="Times New Roman" w:hAnsi="Times New Roman" w:cs="Times New Roman"/>
            <w:i/>
            <w:iCs/>
            <w:lang w:val="en-US"/>
          </w:rPr>
          <w:t>{</w:t>
        </w:r>
        <w:r>
          <w:rPr>
            <w:rFonts w:ascii="Times New Roman" w:hAnsi="Times New Roman" w:cs="Times New Roman"/>
            <w:i/>
            <w:iCs/>
            <w:lang w:val="en-US"/>
          </w:rPr>
          <w:t>text</w:t>
        </w:r>
        <w:r w:rsidRPr="00810D4E">
          <w:rPr>
            <w:rFonts w:ascii="Times New Roman" w:hAnsi="Times New Roman" w:cs="Times New Roman"/>
            <w:i/>
            <w:iCs/>
            <w:lang w:val="en-US"/>
          </w:rPr>
          <w:t>}</w:t>
        </w:r>
        <w:r>
          <w:rPr>
            <w:rFonts w:ascii="Times New Roman" w:hAnsi="Times New Roman" w:cs="Times New Roman"/>
            <w:i/>
            <w:iCs/>
            <w:lang w:val="en-US"/>
          </w:rPr>
          <w:t xml:space="preserve"> </w:t>
        </w:r>
        <w:r>
          <w:rPr>
            <w:rFonts w:ascii="Times New Roman" w:hAnsi="Times New Roman" w:cs="Times New Roman"/>
            <w:lang w:val="en-US"/>
          </w:rPr>
          <w:t xml:space="preserve">is a feature from the </w:t>
        </w:r>
      </w:ins>
      <w:ins w:id="232" w:author="Noe FLANDRE" w:date="2024-06-17T18:37:00Z">
        <w:r>
          <w:rPr>
            <w:rFonts w:ascii="Times New Roman" w:hAnsi="Times New Roman" w:cs="Times New Roman"/>
            <w:lang w:val="en-US"/>
          </w:rPr>
          <w:t>design of experiment</w:t>
        </w:r>
      </w:ins>
      <w:ins w:id="233" w:author="Noe FLANDRE" w:date="2024-06-19T10:59:00Z">
        <w:r w:rsidR="00747FFC">
          <w:rPr>
            <w:rFonts w:ascii="Times New Roman" w:hAnsi="Times New Roman" w:cs="Times New Roman"/>
            <w:lang w:val="en-US"/>
          </w:rPr>
          <w:t xml:space="preserve">. </w:t>
        </w:r>
        <w:r w:rsidR="00747FFC" w:rsidRPr="00747FFC">
          <w:rPr>
            <w:rFonts w:ascii="Times New Roman" w:hAnsi="Times New Roman" w:cs="Times New Roman"/>
            <w:i/>
            <w:iCs/>
            <w:lang w:val="en-US"/>
            <w:rPrChange w:id="234" w:author="Noe FLANDRE" w:date="2024-06-19T10:59:00Z">
              <w:rPr>
                <w:rFonts w:ascii="Times New Roman" w:hAnsi="Times New Roman" w:cs="Times New Roman"/>
                <w:lang w:val="en-US"/>
              </w:rPr>
            </w:rPrChange>
          </w:rPr>
          <w:t>[text]</w:t>
        </w:r>
        <w:r w:rsidR="00747FFC">
          <w:rPr>
            <w:rFonts w:ascii="Times New Roman" w:hAnsi="Times New Roman" w:cs="Times New Roman"/>
            <w:i/>
            <w:iCs/>
            <w:lang w:val="en-US"/>
          </w:rPr>
          <w:t xml:space="preserve"> </w:t>
        </w:r>
        <w:r w:rsidR="00747FFC" w:rsidRPr="00747FFC">
          <w:rPr>
            <w:rFonts w:ascii="Times New Roman" w:hAnsi="Times New Roman" w:cs="Times New Roman"/>
            <w:lang w:val="en-US"/>
            <w:rPrChange w:id="235" w:author="Noe FLANDRE" w:date="2024-06-19T10:59:00Z">
              <w:rPr>
                <w:rFonts w:ascii="Times New Roman" w:hAnsi="Times New Roman" w:cs="Times New Roman"/>
                <w:i/>
                <w:iCs/>
                <w:lang w:val="en-US"/>
              </w:rPr>
            </w:rPrChange>
          </w:rPr>
          <w:t>is a part of the prompt</w:t>
        </w:r>
        <w:r w:rsidR="00747FFC">
          <w:rPr>
            <w:rFonts w:ascii="Times New Roman" w:hAnsi="Times New Roman" w:cs="Times New Roman"/>
            <w:i/>
            <w:iCs/>
            <w:lang w:val="en-US"/>
          </w:rPr>
          <w:t xml:space="preserve"> </w:t>
        </w:r>
      </w:ins>
      <w:ins w:id="236" w:author="Noe FLANDRE" w:date="2024-06-19T11:00:00Z">
        <w:r w:rsidR="00747FFC">
          <w:rPr>
            <w:rFonts w:ascii="Times New Roman" w:hAnsi="Times New Roman" w:cs="Times New Roman"/>
            <w:lang w:val="en-US"/>
          </w:rPr>
          <w:t>changing according to the plot described</w:t>
        </w:r>
      </w:ins>
    </w:p>
    <w:p w14:paraId="0CD4C5C3" w14:textId="77777777" w:rsidR="00850BA1" w:rsidRDefault="00850BA1">
      <w:pPr>
        <w:rPr>
          <w:ins w:id="237" w:author="Noe FLANDRE" w:date="2024-06-18T21:10:00Z"/>
          <w:rFonts w:ascii="Times New Roman" w:hAnsi="Times New Roman" w:cs="Times New Roman"/>
          <w:lang w:val="en-US"/>
        </w:rPr>
      </w:pPr>
    </w:p>
    <w:p w14:paraId="4BEB3BF6" w14:textId="5AFCCE26" w:rsidR="00AD243E" w:rsidRDefault="00AD243E">
      <w:pPr>
        <w:rPr>
          <w:ins w:id="238" w:author="Noe FLANDRE" w:date="2024-06-17T18:32:00Z"/>
          <w:rFonts w:ascii="Times New Roman" w:hAnsi="Times New Roman" w:cs="Times New Roman"/>
          <w:lang w:val="en-US"/>
        </w:rPr>
      </w:pPr>
      <w:ins w:id="239" w:author="Noe FLANDRE" w:date="2024-06-18T21:11:00Z">
        <w:r>
          <w:rPr>
            <w:rFonts w:ascii="Times New Roman" w:hAnsi="Times New Roman" w:cs="Times New Roman"/>
            <w:lang w:val="en-US"/>
          </w:rPr>
          <w:t>Once the context and the trend analysis were generated, we needed to remove some unnece</w:t>
        </w:r>
      </w:ins>
      <w:ins w:id="240" w:author="Noe FLANDRE" w:date="2024-06-18T21:12:00Z">
        <w:r>
          <w:rPr>
            <w:rFonts w:ascii="Times New Roman" w:hAnsi="Times New Roman" w:cs="Times New Roman"/>
            <w:lang w:val="en-US"/>
          </w:rPr>
          <w:t>ssary symbols for the report to only contain relevant information. That’s why we deleted all the “</w:t>
        </w:r>
      </w:ins>
      <w:ins w:id="241" w:author="Noe FLANDRE" w:date="2024-06-18T21:13:00Z">
        <w:r>
          <w:rPr>
            <w:rFonts w:ascii="Times New Roman" w:hAnsi="Times New Roman" w:cs="Times New Roman"/>
            <w:lang w:val="en-US"/>
          </w:rPr>
          <w:t xml:space="preserve">#” and “*” symbols found in the API response due to the Markdown format it uses. </w:t>
        </w:r>
      </w:ins>
    </w:p>
    <w:p w14:paraId="659CBEBB" w14:textId="77777777" w:rsidR="00850BA1" w:rsidRDefault="00850BA1">
      <w:pPr>
        <w:rPr>
          <w:ins w:id="242" w:author="Noe FLANDRE" w:date="2024-06-17T18:32:00Z"/>
          <w:rFonts w:ascii="Times New Roman" w:hAnsi="Times New Roman" w:cs="Times New Roman"/>
          <w:lang w:val="en-US"/>
        </w:rPr>
      </w:pPr>
    </w:p>
    <w:p w14:paraId="688F8B6D" w14:textId="76BA56B1" w:rsidR="00A504A4" w:rsidRDefault="00A504A4">
      <w:pPr>
        <w:rPr>
          <w:ins w:id="243" w:author="Noe FLANDRE" w:date="2024-06-17T17:12:00Z"/>
          <w:rFonts w:ascii="Times New Roman" w:hAnsi="Times New Roman" w:cs="Times New Roman"/>
          <w:lang w:val="en-US"/>
        </w:rPr>
      </w:pPr>
      <w:ins w:id="244" w:author="Noe FLANDRE" w:date="2024-06-17T17:07:00Z">
        <w:r>
          <w:rPr>
            <w:rFonts w:ascii="Times New Roman" w:hAnsi="Times New Roman" w:cs="Times New Roman"/>
            <w:lang w:val="en-US"/>
          </w:rPr>
          <w:t xml:space="preserve">In a </w:t>
        </w:r>
      </w:ins>
      <w:ins w:id="245" w:author="Noe FLANDRE" w:date="2024-06-17T17:08:00Z">
        <w:r w:rsidRPr="00810D4E">
          <w:rPr>
            <w:rFonts w:ascii="Times New Roman" w:hAnsi="Times New Roman" w:cs="Times New Roman"/>
            <w:lang w:val="en-US"/>
          </w:rPr>
          <w:t>way to gather all this data into a report, we then used an algorithm to summarize these explanations into 3 paragraphs</w:t>
        </w:r>
        <w:r>
          <w:rPr>
            <w:rFonts w:ascii="Times New Roman" w:hAnsi="Times New Roman" w:cs="Times New Roman"/>
            <w:lang w:val="en-US"/>
          </w:rPr>
          <w:t>. For this we distinguished two types of algorithms</w:t>
        </w:r>
      </w:ins>
      <w:ins w:id="246" w:author="Noe FLANDRE" w:date="2024-06-17T17:09:00Z">
        <w:r>
          <w:rPr>
            <w:rFonts w:ascii="Times New Roman" w:hAnsi="Times New Roman" w:cs="Times New Roman"/>
            <w:lang w:val="en-US"/>
          </w:rPr>
          <w:t xml:space="preserve"> either extractive or abstractive. </w:t>
        </w:r>
      </w:ins>
    </w:p>
    <w:p w14:paraId="6CA4EAEF" w14:textId="77777777" w:rsidR="00A504A4" w:rsidRDefault="00A504A4">
      <w:pPr>
        <w:rPr>
          <w:ins w:id="247" w:author="Noe FLANDRE" w:date="2024-06-17T17:12:00Z"/>
          <w:rFonts w:ascii="Times New Roman" w:hAnsi="Times New Roman" w:cs="Times New Roman"/>
          <w:lang w:val="en-US"/>
        </w:rPr>
      </w:pPr>
    </w:p>
    <w:p w14:paraId="5F1BE491" w14:textId="43936F92" w:rsidR="00A504A4" w:rsidRDefault="00A504A4">
      <w:pPr>
        <w:rPr>
          <w:ins w:id="248" w:author="Noe FLANDRE" w:date="2024-06-17T17:18:00Z"/>
          <w:rFonts w:ascii="Times New Roman" w:hAnsi="Times New Roman" w:cs="Times New Roman"/>
        </w:rPr>
      </w:pPr>
      <w:ins w:id="249" w:author="Noe FLANDRE" w:date="2024-06-17T17:14:00Z">
        <w:r w:rsidRPr="00A504A4">
          <w:rPr>
            <w:rStyle w:val="Strong"/>
            <w:rFonts w:ascii="Times New Roman" w:hAnsi="Times New Roman" w:cs="Times New Roman"/>
            <w:b w:val="0"/>
            <w:bCs w:val="0"/>
            <w:rPrChange w:id="250" w:author="Noe FLANDRE" w:date="2024-06-17T17:14:00Z">
              <w:rPr>
                <w:rStyle w:val="Strong"/>
              </w:rPr>
            </w:rPrChange>
          </w:rPr>
          <w:t>Extractive summarization techniques</w:t>
        </w:r>
        <w:r w:rsidRPr="00A504A4">
          <w:rPr>
            <w:rFonts w:ascii="Times New Roman" w:hAnsi="Times New Roman" w:cs="Times New Roman"/>
            <w:rPrChange w:id="251" w:author="Noe FLANDRE" w:date="2024-06-17T17:14:00Z">
              <w:rPr/>
            </w:rPrChange>
          </w:rPr>
          <w:t xml:space="preserve"> function by identifying and extracting salient sentences from a source document to generate a concise representation. This approach prioritizes factual content and offers computational efficiency, making it well-suited for summarizing informative texts</w:t>
        </w:r>
      </w:ins>
      <w:ins w:id="252" w:author="Noe FLANDRE" w:date="2024-06-17T17:15:00Z">
        <w:r w:rsidR="00BB0E6D">
          <w:rPr>
            <w:rFonts w:ascii="Times New Roman" w:hAnsi="Times New Roman" w:cs="Times New Roman"/>
          </w:rPr>
          <w:t>. In our case we leveraged the BERT</w:t>
        </w:r>
      </w:ins>
      <w:ins w:id="253" w:author="Noe FLANDRE" w:date="2024-06-17T17:20:00Z">
        <w:r w:rsidR="00BB0E6D">
          <w:rPr>
            <w:rFonts w:ascii="Times New Roman" w:hAnsi="Times New Roman" w:cs="Times New Roman"/>
          </w:rPr>
          <w:t xml:space="preserve"> </w:t>
        </w:r>
        <w:r w:rsidR="00BB0E6D" w:rsidRPr="00BB0E6D">
          <w:rPr>
            <w:rFonts w:ascii="Times New Roman" w:hAnsi="Times New Roman" w:cs="Times New Roman"/>
            <w:rPrChange w:id="254" w:author="Noe FLANDRE" w:date="2024-06-17T17:20:00Z">
              <w:rPr/>
            </w:rPrChange>
          </w:rPr>
          <w:t>(Bidirectional Encoder Representations from Transformers)</w:t>
        </w:r>
      </w:ins>
      <w:ins w:id="255" w:author="Noe FLANDRE" w:date="2024-06-17T17:15:00Z">
        <w:r w:rsidR="00BB0E6D">
          <w:rPr>
            <w:rFonts w:ascii="Times New Roman" w:hAnsi="Times New Roman" w:cs="Times New Roman"/>
          </w:rPr>
          <w:t xml:space="preserve"> </w:t>
        </w:r>
      </w:ins>
      <w:ins w:id="256" w:author="Noe FLANDRE" w:date="2024-06-17T17:16:00Z">
        <w:r w:rsidR="00BB0E6D">
          <w:rPr>
            <w:rFonts w:ascii="Times New Roman" w:hAnsi="Times New Roman" w:cs="Times New Roman"/>
          </w:rPr>
          <w:t xml:space="preserve">algorithm (cite Tyler’s paper as a reference). </w:t>
        </w:r>
      </w:ins>
    </w:p>
    <w:p w14:paraId="4B9373D5" w14:textId="77777777" w:rsidR="00BB0E6D" w:rsidRDefault="00BB0E6D">
      <w:pPr>
        <w:rPr>
          <w:ins w:id="257" w:author="Noe FLANDRE" w:date="2024-06-17T17:18:00Z"/>
          <w:rFonts w:ascii="Times New Roman" w:hAnsi="Times New Roman" w:cs="Times New Roman"/>
        </w:rPr>
      </w:pPr>
    </w:p>
    <w:p w14:paraId="6AF0D575" w14:textId="5CA503FF" w:rsidR="00BB0E6D" w:rsidRDefault="00BB0E6D">
      <w:pPr>
        <w:rPr>
          <w:ins w:id="258" w:author="Noe FLANDRE" w:date="2024-06-18T21:13:00Z"/>
          <w:rFonts w:ascii="Times New Roman" w:hAnsi="Times New Roman" w:cs="Times New Roman"/>
        </w:rPr>
      </w:pPr>
      <w:ins w:id="259" w:author="Noe FLANDRE" w:date="2024-06-17T17:18:00Z">
        <w:r w:rsidRPr="00BB0E6D">
          <w:rPr>
            <w:rStyle w:val="Strong"/>
            <w:rFonts w:ascii="Times New Roman" w:hAnsi="Times New Roman" w:cs="Times New Roman"/>
            <w:b w:val="0"/>
            <w:bCs w:val="0"/>
            <w:rPrChange w:id="260" w:author="Noe FLANDRE" w:date="2024-06-17T17:20:00Z">
              <w:rPr>
                <w:rStyle w:val="Strong"/>
              </w:rPr>
            </w:rPrChange>
          </w:rPr>
          <w:t>In contrast to extractive summarization, abstractive summarization techniques</w:t>
        </w:r>
        <w:r w:rsidRPr="00BB0E6D">
          <w:rPr>
            <w:rFonts w:ascii="Times New Roman" w:hAnsi="Times New Roman" w:cs="Times New Roman"/>
            <w:rPrChange w:id="261" w:author="Noe FLANDRE" w:date="2024-06-17T17:20:00Z">
              <w:rPr/>
            </w:rPrChange>
          </w:rPr>
          <w:t xml:space="preserve"> aim to capture the essential meaning of a source document and produce a concise representation using novel phrasings and potentially new sentences.</w:t>
        </w:r>
        <w:r w:rsidRPr="00BB0E6D">
          <w:rPr>
            <w:rFonts w:ascii="Times New Roman" w:hAnsi="Times New Roman" w:cs="Times New Roman"/>
          </w:rPr>
          <w:t xml:space="preserve"> As part of this type of algorithm</w:t>
        </w:r>
      </w:ins>
      <w:ins w:id="262" w:author="Noe FLANDRE" w:date="2024-06-17T17:19:00Z">
        <w:r w:rsidRPr="00BB0E6D">
          <w:rPr>
            <w:rFonts w:ascii="Times New Roman" w:hAnsi="Times New Roman" w:cs="Times New Roman"/>
          </w:rPr>
          <w:t>s, we chose to leverage BART</w:t>
        </w:r>
      </w:ins>
      <w:ins w:id="263" w:author="Noe FLANDRE" w:date="2024-06-17T17:20:00Z">
        <w:r w:rsidRPr="00BB0E6D">
          <w:rPr>
            <w:rFonts w:ascii="Times New Roman" w:hAnsi="Times New Roman" w:cs="Times New Roman"/>
          </w:rPr>
          <w:t xml:space="preserve"> </w:t>
        </w:r>
        <w:r w:rsidRPr="00BB0E6D">
          <w:rPr>
            <w:rFonts w:ascii="Times New Roman" w:hAnsi="Times New Roman" w:cs="Times New Roman"/>
            <w:rPrChange w:id="264" w:author="Noe FLANDRE" w:date="2024-06-17T17:20:00Z">
              <w:rPr/>
            </w:rPrChange>
          </w:rPr>
          <w:t>(Bidirectional and Autoregressive Transformers for Pre-training)</w:t>
        </w:r>
        <w:r>
          <w:rPr>
            <w:rFonts w:ascii="Times New Roman" w:hAnsi="Times New Roman" w:cs="Times New Roman"/>
          </w:rPr>
          <w:t xml:space="preserve"> (cite Tyler</w:t>
        </w:r>
      </w:ins>
      <w:ins w:id="265" w:author="Noe FLANDRE" w:date="2024-06-17T17:21:00Z">
        <w:r>
          <w:rPr>
            <w:rFonts w:ascii="Times New Roman" w:hAnsi="Times New Roman" w:cs="Times New Roman"/>
          </w:rPr>
          <w:t xml:space="preserve">’s paper </w:t>
        </w:r>
      </w:ins>
      <w:ins w:id="266" w:author="Noe FLANDRE" w:date="2024-06-17T17:20:00Z">
        <w:r>
          <w:rPr>
            <w:rFonts w:ascii="Times New Roman" w:hAnsi="Times New Roman" w:cs="Times New Roman"/>
          </w:rPr>
          <w:t>again</w:t>
        </w:r>
      </w:ins>
      <w:ins w:id="267" w:author="Noe FLANDRE" w:date="2024-06-17T17:21:00Z">
        <w:r>
          <w:rPr>
            <w:rFonts w:ascii="Times New Roman" w:hAnsi="Times New Roman" w:cs="Times New Roman"/>
          </w:rPr>
          <w:t>)</w:t>
        </w:r>
      </w:ins>
      <w:ins w:id="268" w:author="Noe FLANDRE" w:date="2024-06-18T21:13:00Z">
        <w:r w:rsidR="00AD243E">
          <w:rPr>
            <w:rFonts w:ascii="Times New Roman" w:hAnsi="Times New Roman" w:cs="Times New Roman"/>
          </w:rPr>
          <w:t>.</w:t>
        </w:r>
      </w:ins>
    </w:p>
    <w:p w14:paraId="1C0A62F8" w14:textId="77777777" w:rsidR="00AD243E" w:rsidRDefault="00AD243E">
      <w:pPr>
        <w:rPr>
          <w:ins w:id="269" w:author="Noe FLANDRE" w:date="2024-06-18T21:13:00Z"/>
          <w:rFonts w:ascii="Times New Roman" w:hAnsi="Times New Roman" w:cs="Times New Roman"/>
        </w:rPr>
      </w:pPr>
    </w:p>
    <w:p w14:paraId="282A04AF" w14:textId="3847A28E" w:rsidR="00AD243E" w:rsidRDefault="00AD243E">
      <w:pPr>
        <w:rPr>
          <w:ins w:id="270" w:author="Noe FLANDRE" w:date="2024-06-18T21:18:00Z"/>
          <w:rFonts w:ascii="Times New Roman" w:hAnsi="Times New Roman" w:cs="Times New Roman"/>
        </w:rPr>
      </w:pPr>
      <w:ins w:id="271" w:author="Noe FLANDRE" w:date="2024-06-18T21:14:00Z">
        <w:r>
          <w:rPr>
            <w:rFonts w:ascii="Times New Roman" w:hAnsi="Times New Roman" w:cs="Times New Roman"/>
          </w:rPr>
          <w:t xml:space="preserve">Both these methods were giving us a summmary for the context and </w:t>
        </w:r>
      </w:ins>
      <w:ins w:id="272" w:author="Noe FLANDRE" w:date="2024-06-18T21:15:00Z">
        <w:r>
          <w:rPr>
            <w:rFonts w:ascii="Times New Roman" w:hAnsi="Times New Roman" w:cs="Times New Roman"/>
          </w:rPr>
          <w:t xml:space="preserve">one for </w:t>
        </w:r>
      </w:ins>
      <w:ins w:id="273" w:author="Noe FLANDRE" w:date="2024-06-18T21:14:00Z">
        <w:r>
          <w:rPr>
            <w:rFonts w:ascii="Times New Roman" w:hAnsi="Times New Roman" w:cs="Times New Roman"/>
          </w:rPr>
          <w:t>every plot from the trend analysis</w:t>
        </w:r>
      </w:ins>
      <w:ins w:id="274" w:author="Noe FLANDRE" w:date="2024-06-18T21:15:00Z">
        <w:r>
          <w:rPr>
            <w:rFonts w:ascii="Times New Roman" w:hAnsi="Times New Roman" w:cs="Times New Roman"/>
          </w:rPr>
          <w:t xml:space="preserve"> (i.e between 10 and 14 summaries for the trend analysis). To finally get an </w:t>
        </w:r>
        <w:r>
          <w:rPr>
            <w:rFonts w:ascii="Times New Roman" w:hAnsi="Times New Roman" w:cs="Times New Roman"/>
          </w:rPr>
          <w:lastRenderedPageBreak/>
          <w:t xml:space="preserve">organized report we had </w:t>
        </w:r>
      </w:ins>
      <w:ins w:id="275" w:author="Noe FLANDRE" w:date="2024-06-18T21:16:00Z">
        <w:r>
          <w:rPr>
            <w:rFonts w:ascii="Times New Roman" w:hAnsi="Times New Roman" w:cs="Times New Roman"/>
          </w:rPr>
          <w:t>to gather these summaries into paragraphs. This was done by making sure that the context summary would be a paragra</w:t>
        </w:r>
      </w:ins>
      <w:ins w:id="276" w:author="Noe FLANDRE" w:date="2024-06-18T21:17:00Z">
        <w:r>
          <w:rPr>
            <w:rFonts w:ascii="Times New Roman" w:hAnsi="Times New Roman" w:cs="Times New Roman"/>
          </w:rPr>
          <w:t>ph on its own, and that the following summaries would be equally distributed within 3 paragraphs.</w:t>
        </w:r>
      </w:ins>
    </w:p>
    <w:p w14:paraId="5CE51E02" w14:textId="77777777" w:rsidR="008806D0" w:rsidRDefault="008806D0">
      <w:pPr>
        <w:rPr>
          <w:ins w:id="277" w:author="Noe FLANDRE" w:date="2024-06-18T21:18:00Z"/>
          <w:rFonts w:ascii="Times New Roman" w:hAnsi="Times New Roman" w:cs="Times New Roman"/>
        </w:rPr>
      </w:pPr>
    </w:p>
    <w:p w14:paraId="5E2B95CC" w14:textId="184D5CE2" w:rsidR="008806D0" w:rsidRPr="00BB0E6D" w:rsidRDefault="008806D0">
      <w:pPr>
        <w:rPr>
          <w:ins w:id="278" w:author="Noe FLANDRE" w:date="2024-06-17T17:16:00Z"/>
          <w:rFonts w:ascii="Times New Roman" w:hAnsi="Times New Roman" w:cs="Times New Roman"/>
        </w:rPr>
      </w:pPr>
      <w:ins w:id="279" w:author="Noe FLANDRE" w:date="2024-06-18T21:18:00Z">
        <w:r>
          <w:rPr>
            <w:rFonts w:ascii="Times New Roman" w:hAnsi="Times New Roman" w:cs="Times New Roman"/>
          </w:rPr>
          <w:t>Additionally, the summaries from BERT would not always contain a upper case letter at the beginning of each sentence</w:t>
        </w:r>
      </w:ins>
      <w:ins w:id="280" w:author="Noe FLANDRE" w:date="2024-06-18T21:19:00Z">
        <w:r>
          <w:rPr>
            <w:rFonts w:ascii="Times New Roman" w:hAnsi="Times New Roman" w:cs="Times New Roman"/>
          </w:rPr>
          <w:t xml:space="preserve">, which then required a post processing algorithm to go through these summaries and replace the lower case letters by upper case ones. </w:t>
        </w:r>
      </w:ins>
      <w:ins w:id="281" w:author="Noe FLANDRE" w:date="2024-06-18T21:20:00Z">
        <w:r>
          <w:rPr>
            <w:rFonts w:ascii="Times New Roman" w:hAnsi="Times New Roman" w:cs="Times New Roman"/>
          </w:rPr>
          <w:t xml:space="preserve">Moreover, we found out that some text within the CSV would not be displayed properly on certain devices, which is the reason we ultimately </w:t>
        </w:r>
      </w:ins>
      <w:ins w:id="282" w:author="Noe FLANDRE" w:date="2024-06-18T21:21:00Z">
        <w:r>
          <w:rPr>
            <w:rFonts w:ascii="Times New Roman" w:hAnsi="Times New Roman" w:cs="Times New Roman"/>
          </w:rPr>
          <w:t xml:space="preserve">give the CSV as an input to an algorithm removing all the non-unicode characters. </w:t>
        </w:r>
      </w:ins>
      <w:ins w:id="283" w:author="Noe FLANDRE" w:date="2024-06-19T11:39:00Z">
        <w:r w:rsidR="00B02449">
          <w:rPr>
            <w:rFonts w:ascii="Times New Roman" w:hAnsi="Times New Roman" w:cs="Times New Roman"/>
          </w:rPr>
          <w:t>Some other post processing modifications w</w:t>
        </w:r>
      </w:ins>
      <w:ins w:id="284" w:author="Noe FLANDRE" w:date="2024-06-19T11:40:00Z">
        <w:r w:rsidR="00B02449">
          <w:rPr>
            <w:rFonts w:ascii="Times New Roman" w:hAnsi="Times New Roman" w:cs="Times New Roman"/>
          </w:rPr>
          <w:t>ere required on the summaries, espcially on the one from BERT concerning punctuation, spaces in parenthesis, hyphens…etc</w:t>
        </w:r>
      </w:ins>
    </w:p>
    <w:p w14:paraId="65B559C2" w14:textId="77777777" w:rsidR="00A504A4" w:rsidRDefault="00A504A4">
      <w:pPr>
        <w:rPr>
          <w:ins w:id="285" w:author="Noe FLANDRE" w:date="2024-06-17T17:08:00Z"/>
          <w:rFonts w:ascii="Times New Roman" w:hAnsi="Times New Roman" w:cs="Times New Roman"/>
          <w:lang w:val="en-US"/>
        </w:rPr>
      </w:pPr>
    </w:p>
    <w:p w14:paraId="14D90443" w14:textId="77777777" w:rsidR="00A504A4" w:rsidRDefault="00A504A4">
      <w:pPr>
        <w:rPr>
          <w:ins w:id="286" w:author="Noe FLANDRE" w:date="2024-06-17T17:08:00Z"/>
          <w:rFonts w:ascii="Times New Roman" w:hAnsi="Times New Roman" w:cs="Times New Roman"/>
          <w:lang w:val="en-US"/>
        </w:rPr>
      </w:pPr>
    </w:p>
    <w:p w14:paraId="6DAE042B" w14:textId="65E4C7FC" w:rsidR="007A4251" w:rsidRDefault="007A4251">
      <w:pPr>
        <w:rPr>
          <w:rFonts w:ascii="Times New Roman" w:hAnsi="Times New Roman" w:cs="Times New Roman"/>
          <w:lang w:val="en-US"/>
        </w:rPr>
      </w:pPr>
      <w:r>
        <w:rPr>
          <w:rFonts w:ascii="Times New Roman" w:hAnsi="Times New Roman" w:cs="Times New Roman"/>
          <w:lang w:val="en-US"/>
        </w:rPr>
        <w:t xml:space="preserve">The final report is the </w:t>
      </w:r>
      <w:del w:id="287" w:author="Giabbanelli, Philippe Joseph Dr." w:date="2024-06-17T15:00:00Z">
        <w:r w:rsidDel="008B2258">
          <w:rPr>
            <w:rFonts w:ascii="Times New Roman" w:hAnsi="Times New Roman" w:cs="Times New Roman"/>
            <w:lang w:val="en-US"/>
          </w:rPr>
          <w:delText xml:space="preserve">juxtaposition </w:delText>
        </w:r>
      </w:del>
      <w:ins w:id="288" w:author="Giabbanelli, Philippe Joseph Dr." w:date="2024-06-17T15:00:00Z">
        <w:r w:rsidR="008B2258">
          <w:rPr>
            <w:rFonts w:ascii="Times New Roman" w:hAnsi="Times New Roman" w:cs="Times New Roman"/>
            <w:lang w:val="en-US"/>
          </w:rPr>
          <w:t xml:space="preserve">concatenation </w:t>
        </w:r>
      </w:ins>
      <w:r>
        <w:rPr>
          <w:rFonts w:ascii="Times New Roman" w:hAnsi="Times New Roman" w:cs="Times New Roman"/>
          <w:lang w:val="en-US"/>
        </w:rPr>
        <w:t xml:space="preserve">of the context </w:t>
      </w:r>
      <w:del w:id="289" w:author="Giabbanelli, Philippe Joseph Dr." w:date="2024-06-17T15:00:00Z">
        <w:r w:rsidDel="008B2258">
          <w:rPr>
            <w:rFonts w:ascii="Times New Roman" w:hAnsi="Times New Roman" w:cs="Times New Roman"/>
            <w:lang w:val="en-US"/>
          </w:rPr>
          <w:delText xml:space="preserve">and </w:delText>
        </w:r>
      </w:del>
      <w:ins w:id="290" w:author="Giabbanelli, Philippe Joseph Dr." w:date="2024-06-17T15:00:00Z">
        <w:r w:rsidR="008B2258">
          <w:rPr>
            <w:rFonts w:ascii="Times New Roman" w:hAnsi="Times New Roman" w:cs="Times New Roman"/>
            <w:lang w:val="en-US"/>
          </w:rPr>
          <w:t xml:space="preserve">followed by </w:t>
        </w:r>
      </w:ins>
      <w:r>
        <w:rPr>
          <w:rFonts w:ascii="Times New Roman" w:hAnsi="Times New Roman" w:cs="Times New Roman"/>
          <w:lang w:val="en-US"/>
        </w:rPr>
        <w:t>the data analysis paragraphs, for a total length of 4 paragraphs</w:t>
      </w:r>
      <w:commentRangeStart w:id="291"/>
      <w:r>
        <w:rPr>
          <w:rFonts w:ascii="Times New Roman" w:hAnsi="Times New Roman" w:cs="Times New Roman"/>
          <w:lang w:val="en-US"/>
        </w:rPr>
        <w:t>.</w:t>
      </w:r>
      <w:commentRangeEnd w:id="291"/>
      <w:r w:rsidR="00C00EDC">
        <w:rPr>
          <w:rStyle w:val="CommentReference"/>
        </w:rPr>
        <w:commentReference w:id="291"/>
      </w:r>
      <w:r>
        <w:rPr>
          <w:rFonts w:ascii="Times New Roman" w:hAnsi="Times New Roman" w:cs="Times New Roman"/>
          <w:lang w:val="en-US"/>
        </w:rPr>
        <w:t xml:space="preserve"> </w:t>
      </w:r>
    </w:p>
    <w:p w14:paraId="7B5937A2" w14:textId="77777777" w:rsidR="007A4251" w:rsidRDefault="007A4251">
      <w:pPr>
        <w:rPr>
          <w:rFonts w:ascii="Times New Roman" w:hAnsi="Times New Roman" w:cs="Times New Roman"/>
          <w:lang w:val="en-US"/>
        </w:rPr>
      </w:pPr>
    </w:p>
    <w:p w14:paraId="414EF34D" w14:textId="77777777" w:rsidR="007A4251" w:rsidRPr="00FA7506" w:rsidDel="009E66B5" w:rsidRDefault="007A4251">
      <w:pPr>
        <w:rPr>
          <w:del w:id="292" w:author="Noe FLANDRE" w:date="2024-06-17T19:28:00Z"/>
          <w:rFonts w:ascii="Times New Roman" w:hAnsi="Times New Roman" w:cs="Times New Roman"/>
          <w:lang w:val="en-US"/>
        </w:rPr>
      </w:pPr>
    </w:p>
    <w:p w14:paraId="11D983A1" w14:textId="77777777" w:rsidR="009E66B5" w:rsidRPr="00FA7506" w:rsidRDefault="009E66B5">
      <w:pPr>
        <w:rPr>
          <w:rFonts w:ascii="Times New Roman" w:hAnsi="Times New Roman" w:cs="Times New Roman"/>
          <w:b/>
          <w:bCs/>
          <w:lang w:val="en-US"/>
        </w:rPr>
      </w:pPr>
    </w:p>
    <w:p w14:paraId="599ED429" w14:textId="47014CFD" w:rsidR="00FA7506" w:rsidRDefault="00FA7506">
      <w:pPr>
        <w:rPr>
          <w:rFonts w:ascii="Times New Roman" w:hAnsi="Times New Roman" w:cs="Times New Roman"/>
          <w:b/>
          <w:bCs/>
          <w:lang w:val="en-US"/>
        </w:rPr>
      </w:pPr>
      <w:r w:rsidRPr="00FA7506">
        <w:rPr>
          <w:rFonts w:ascii="Times New Roman" w:hAnsi="Times New Roman" w:cs="Times New Roman"/>
          <w:b/>
          <w:bCs/>
          <w:lang w:val="en-US"/>
        </w:rPr>
        <w:t>3.4 Evaluation</w:t>
      </w:r>
    </w:p>
    <w:p w14:paraId="49DEF318" w14:textId="77777777" w:rsidR="007A4251" w:rsidRDefault="007A4251">
      <w:pPr>
        <w:rPr>
          <w:rFonts w:ascii="Times New Roman" w:hAnsi="Times New Roman" w:cs="Times New Roman"/>
          <w:b/>
          <w:bCs/>
          <w:lang w:val="en-US"/>
        </w:rPr>
      </w:pPr>
    </w:p>
    <w:p w14:paraId="1838E4FE" w14:textId="0513D498" w:rsidR="00F8628B" w:rsidRDefault="007A4251">
      <w:pPr>
        <w:rPr>
          <w:rFonts w:ascii="Times New Roman" w:hAnsi="Times New Roman" w:cs="Times New Roman"/>
          <w:lang w:val="en-US"/>
        </w:rPr>
      </w:pPr>
      <w:commentRangeStart w:id="293"/>
      <w:del w:id="294" w:author="Giabbanelli, Philippe Joseph Dr." w:date="2024-06-17T15:01:00Z">
        <w:r w:rsidDel="00C00EDC">
          <w:rPr>
            <w:rFonts w:ascii="Times New Roman" w:hAnsi="Times New Roman" w:cs="Times New Roman"/>
            <w:lang w:val="en-US"/>
          </w:rPr>
          <w:delText xml:space="preserve">Once the report is generated, we needed to evaluate it on several key points. </w:delText>
        </w:r>
      </w:del>
      <w:commentRangeEnd w:id="293"/>
      <w:r w:rsidR="00C00EDC">
        <w:rPr>
          <w:rStyle w:val="CommentReference"/>
        </w:rPr>
        <w:commentReference w:id="293"/>
      </w:r>
      <w:r>
        <w:rPr>
          <w:rFonts w:ascii="Times New Roman" w:hAnsi="Times New Roman" w:cs="Times New Roman"/>
          <w:lang w:val="en-US"/>
        </w:rPr>
        <w:t xml:space="preserve">Our evaluation method is divided into two </w:t>
      </w:r>
      <w:del w:id="295" w:author="Giabbanelli, Philippe Joseph Dr." w:date="2024-06-17T15:01:00Z">
        <w:r w:rsidDel="00C00EDC">
          <w:rPr>
            <w:rFonts w:ascii="Times New Roman" w:hAnsi="Times New Roman" w:cs="Times New Roman"/>
            <w:lang w:val="en-US"/>
          </w:rPr>
          <w:delText xml:space="preserve">different </w:delText>
        </w:r>
      </w:del>
      <w:r w:rsidR="00F8628B">
        <w:rPr>
          <w:rFonts w:ascii="Times New Roman" w:hAnsi="Times New Roman" w:cs="Times New Roman"/>
          <w:lang w:val="en-US"/>
        </w:rPr>
        <w:t xml:space="preserve">procedures. </w:t>
      </w:r>
    </w:p>
    <w:p w14:paraId="299C2F1E" w14:textId="77777777" w:rsidR="00F8628B" w:rsidRDefault="00F8628B">
      <w:pPr>
        <w:rPr>
          <w:rFonts w:ascii="Times New Roman" w:hAnsi="Times New Roman" w:cs="Times New Roman"/>
          <w:lang w:val="en-US"/>
        </w:rPr>
      </w:pPr>
    </w:p>
    <w:p w14:paraId="48F6E38D" w14:textId="1DA58481" w:rsidR="007A4251" w:rsidRDefault="00C00EDC">
      <w:pPr>
        <w:rPr>
          <w:rFonts w:ascii="Times New Roman" w:hAnsi="Times New Roman" w:cs="Times New Roman"/>
          <w:lang w:val="en-US"/>
        </w:rPr>
      </w:pPr>
      <w:ins w:id="296" w:author="Giabbanelli, Philippe Joseph Dr." w:date="2024-06-17T15:01:00Z">
        <w:r>
          <w:rPr>
            <w:rFonts w:ascii="Times New Roman" w:hAnsi="Times New Roman" w:cs="Times New Roman"/>
            <w:lang w:val="en-US"/>
          </w:rPr>
          <w:t xml:space="preserve">First, human readers perform a </w:t>
        </w:r>
      </w:ins>
      <w:del w:id="297" w:author="Giabbanelli, Philippe Joseph Dr." w:date="2024-06-17T15:01:00Z">
        <w:r w:rsidR="00F8628B" w:rsidDel="00C00EDC">
          <w:rPr>
            <w:rFonts w:ascii="Times New Roman" w:hAnsi="Times New Roman" w:cs="Times New Roman"/>
            <w:lang w:val="en-US"/>
          </w:rPr>
          <w:delText xml:space="preserve">The first one is a </w:delText>
        </w:r>
      </w:del>
      <w:r w:rsidR="00F8628B">
        <w:rPr>
          <w:rFonts w:ascii="Times New Roman" w:hAnsi="Times New Roman" w:cs="Times New Roman"/>
          <w:lang w:val="en-US"/>
        </w:rPr>
        <w:t>qualitative evaluation</w:t>
      </w:r>
      <w:del w:id="298" w:author="Giabbanelli, Philippe Joseph Dr." w:date="2024-06-17T15:01:00Z">
        <w:r w:rsidR="00F8628B" w:rsidDel="00C00EDC">
          <w:rPr>
            <w:rFonts w:ascii="Times New Roman" w:hAnsi="Times New Roman" w:cs="Times New Roman"/>
            <w:lang w:val="en-US"/>
          </w:rPr>
          <w:delText xml:space="preserve"> achieved by human assessment. To lead this part, we asked fellows from our lab to</w:delText>
        </w:r>
      </w:del>
      <w:ins w:id="299" w:author="Giabbanelli, Philippe Joseph Dr." w:date="2024-06-17T15:01:00Z">
        <w:r>
          <w:rPr>
            <w:rFonts w:ascii="Times New Roman" w:hAnsi="Times New Roman" w:cs="Times New Roman"/>
            <w:lang w:val="en-US"/>
          </w:rPr>
          <w:t xml:space="preserve"> by</w:t>
        </w:r>
      </w:ins>
      <w:r w:rsidR="00F8628B">
        <w:rPr>
          <w:rFonts w:ascii="Times New Roman" w:hAnsi="Times New Roman" w:cs="Times New Roman"/>
          <w:lang w:val="en-US"/>
        </w:rPr>
        <w:t xml:space="preserve"> rank</w:t>
      </w:r>
      <w:ins w:id="300" w:author="Giabbanelli, Philippe Joseph Dr." w:date="2024-06-17T15:01:00Z">
        <w:r>
          <w:rPr>
            <w:rFonts w:ascii="Times New Roman" w:hAnsi="Times New Roman" w:cs="Times New Roman"/>
            <w:lang w:val="en-US"/>
          </w:rPr>
          <w:t>ing</w:t>
        </w:r>
      </w:ins>
      <w:r w:rsidR="00F8628B">
        <w:rPr>
          <w:rFonts w:ascii="Times New Roman" w:hAnsi="Times New Roman" w:cs="Times New Roman"/>
          <w:lang w:val="en-US"/>
        </w:rPr>
        <w:t xml:space="preserve"> each report generated according to three different criteria (</w:t>
      </w:r>
      <w:commentRangeStart w:id="301"/>
      <w:r w:rsidR="00F8628B">
        <w:rPr>
          <w:rFonts w:ascii="Times New Roman" w:hAnsi="Times New Roman" w:cs="Times New Roman"/>
          <w:lang w:val="en-US"/>
        </w:rPr>
        <w:t>faithfulness, coverage and fluency</w:t>
      </w:r>
      <w:commentRangeEnd w:id="301"/>
      <w:r>
        <w:rPr>
          <w:rStyle w:val="CommentReference"/>
        </w:rPr>
        <w:commentReference w:id="301"/>
      </w:r>
      <w:ins w:id="302" w:author="Noe FLANDRE" w:date="2024-06-17T17:03:00Z">
        <w:r w:rsidR="00334609">
          <w:rPr>
            <w:rStyle w:val="FootnoteReference"/>
            <w:rFonts w:ascii="Times New Roman" w:hAnsi="Times New Roman" w:cs="Times New Roman"/>
            <w:lang w:val="en-US"/>
          </w:rPr>
          <w:footnoteReference w:id="1"/>
        </w:r>
      </w:ins>
      <w:r w:rsidR="00F8628B">
        <w:rPr>
          <w:rFonts w:ascii="Times New Roman" w:hAnsi="Times New Roman" w:cs="Times New Roman"/>
          <w:lang w:val="en-US"/>
        </w:rPr>
        <w:t xml:space="preserve">) </w:t>
      </w:r>
      <w:commentRangeStart w:id="332"/>
      <w:r w:rsidR="00F8628B">
        <w:rPr>
          <w:rFonts w:ascii="Times New Roman" w:hAnsi="Times New Roman" w:cs="Times New Roman"/>
          <w:lang w:val="en-US"/>
        </w:rPr>
        <w:t xml:space="preserve">using the </w:t>
      </w:r>
      <w:ins w:id="333" w:author="Noe FLANDRE" w:date="2024-06-17T16:59:00Z">
        <w:r w:rsidR="00334609">
          <w:t>5-point Likert scale</w:t>
        </w:r>
        <w:r w:rsidR="00334609">
          <w:rPr>
            <w:rFonts w:ascii="Times New Roman" w:hAnsi="Times New Roman" w:cs="Times New Roman"/>
            <w:lang w:val="en-US"/>
          </w:rPr>
          <w:t>.</w:t>
        </w:r>
      </w:ins>
      <w:del w:id="334" w:author="Noe FLANDRE" w:date="2024-06-17T16:59:00Z">
        <w:r w:rsidR="00F8628B" w:rsidDel="00334609">
          <w:rPr>
            <w:rFonts w:ascii="Times New Roman" w:hAnsi="Times New Roman" w:cs="Times New Roman"/>
            <w:lang w:val="en-US"/>
          </w:rPr>
          <w:delText xml:space="preserve">BERT scale. </w:delText>
        </w:r>
        <w:commentRangeEnd w:id="332"/>
        <w:r w:rsidDel="00334609">
          <w:rPr>
            <w:rStyle w:val="CommentReference"/>
          </w:rPr>
          <w:commentReference w:id="332"/>
        </w:r>
      </w:del>
    </w:p>
    <w:p w14:paraId="4A8790C2" w14:textId="77777777" w:rsidR="00F8628B" w:rsidRDefault="00F8628B">
      <w:pPr>
        <w:rPr>
          <w:ins w:id="335" w:author="Noe FLANDRE" w:date="2024-06-17T17:14:00Z"/>
          <w:rFonts w:ascii="Times New Roman" w:hAnsi="Times New Roman" w:cs="Times New Roman"/>
          <w:lang w:val="en-US"/>
        </w:rPr>
      </w:pPr>
    </w:p>
    <w:p w14:paraId="5BF1A47E" w14:textId="77777777" w:rsidR="00A504A4" w:rsidRDefault="00A504A4">
      <w:pPr>
        <w:rPr>
          <w:ins w:id="336" w:author="Noe FLANDRE" w:date="2024-06-17T17:14:00Z"/>
          <w:rFonts w:ascii="Times New Roman" w:hAnsi="Times New Roman" w:cs="Times New Roman"/>
          <w:lang w:val="en-US"/>
        </w:rPr>
      </w:pPr>
    </w:p>
    <w:p w14:paraId="4F7ED55D" w14:textId="77777777" w:rsidR="00A504A4" w:rsidRDefault="00A504A4">
      <w:pPr>
        <w:rPr>
          <w:ins w:id="337" w:author="Noe FLANDRE" w:date="2024-06-17T17:14:00Z"/>
          <w:rFonts w:ascii="Times New Roman" w:hAnsi="Times New Roman" w:cs="Times New Roman"/>
          <w:lang w:val="en-US"/>
        </w:rPr>
      </w:pPr>
    </w:p>
    <w:p w14:paraId="71F2A722" w14:textId="77777777" w:rsidR="00A504A4" w:rsidRDefault="00A504A4">
      <w:pPr>
        <w:rPr>
          <w:ins w:id="338" w:author="Noe FLANDRE" w:date="2024-06-17T17:14:00Z"/>
          <w:rFonts w:ascii="Times New Roman" w:hAnsi="Times New Roman" w:cs="Times New Roman"/>
          <w:lang w:val="en-US"/>
        </w:rPr>
      </w:pPr>
    </w:p>
    <w:p w14:paraId="45AD19DA" w14:textId="77777777" w:rsidR="00A504A4" w:rsidRDefault="00A504A4">
      <w:pPr>
        <w:rPr>
          <w:ins w:id="339" w:author="Noe FLANDRE" w:date="2024-06-17T17:14:00Z"/>
          <w:rFonts w:ascii="Times New Roman" w:hAnsi="Times New Roman" w:cs="Times New Roman"/>
          <w:lang w:val="en-US"/>
        </w:rPr>
      </w:pPr>
    </w:p>
    <w:p w14:paraId="257EA911" w14:textId="77777777" w:rsidR="00A504A4" w:rsidDel="00AD243E" w:rsidRDefault="00A504A4">
      <w:pPr>
        <w:rPr>
          <w:del w:id="340" w:author="Noe FLANDRE" w:date="2024-06-18T21:08:00Z"/>
          <w:rFonts w:ascii="Times New Roman" w:hAnsi="Times New Roman" w:cs="Times New Roman"/>
          <w:lang w:val="en-US"/>
        </w:rPr>
      </w:pPr>
    </w:p>
    <w:p w14:paraId="218E7718" w14:textId="77777777" w:rsidR="00AD243E" w:rsidRDefault="00AD243E">
      <w:pPr>
        <w:rPr>
          <w:ins w:id="341" w:author="Noe FLANDRE" w:date="2024-06-18T21:08:00Z"/>
          <w:rFonts w:ascii="Times New Roman" w:hAnsi="Times New Roman" w:cs="Times New Roman"/>
          <w:lang w:val="en-US"/>
        </w:rPr>
      </w:pPr>
    </w:p>
    <w:p w14:paraId="6DA666A1" w14:textId="77777777" w:rsidR="00A504A4" w:rsidRDefault="00F8628B">
      <w:pPr>
        <w:rPr>
          <w:ins w:id="342" w:author="Noe FLANDRE" w:date="2024-06-17T17:14:00Z"/>
          <w:rFonts w:ascii="Times New Roman" w:hAnsi="Times New Roman" w:cs="Times New Roman"/>
          <w:lang w:val="en-US"/>
        </w:rPr>
      </w:pPr>
      <w:r>
        <w:rPr>
          <w:rFonts w:ascii="Times New Roman" w:hAnsi="Times New Roman" w:cs="Times New Roman"/>
          <w:lang w:val="en-US"/>
        </w:rPr>
        <w:t xml:space="preserve">The second part of our evaluation </w:t>
      </w:r>
      <w:del w:id="343" w:author="Giabbanelli, Philippe Joseph Dr." w:date="2024-06-17T15:02:00Z">
        <w:r w:rsidDel="00C00EDC">
          <w:rPr>
            <w:rFonts w:ascii="Times New Roman" w:hAnsi="Times New Roman" w:cs="Times New Roman"/>
            <w:lang w:val="en-US"/>
          </w:rPr>
          <w:delText>method consists in</w:delText>
        </w:r>
      </w:del>
      <w:ins w:id="344" w:author="Giabbanelli, Philippe Joseph Dr." w:date="2024-06-17T15:02:00Z">
        <w:r w:rsidR="00C00EDC">
          <w:rPr>
            <w:rFonts w:ascii="Times New Roman" w:hAnsi="Times New Roman" w:cs="Times New Roman"/>
            <w:lang w:val="en-US"/>
          </w:rPr>
          <w:t>is</w:t>
        </w:r>
      </w:ins>
      <w:r>
        <w:rPr>
          <w:rFonts w:ascii="Times New Roman" w:hAnsi="Times New Roman" w:cs="Times New Roman"/>
          <w:lang w:val="en-US"/>
        </w:rPr>
        <w:t xml:space="preserve"> an automated quantitative process</w:t>
      </w:r>
      <w:ins w:id="345" w:author="Giabbanelli, Philippe Joseph Dr." w:date="2024-06-17T15:03:00Z">
        <w:r w:rsidR="00C00EDC">
          <w:rPr>
            <w:rFonts w:ascii="Times New Roman" w:hAnsi="Times New Roman" w:cs="Times New Roman"/>
            <w:lang w:val="en-US"/>
          </w:rPr>
          <w:t xml:space="preserve">, consisting of </w:t>
        </w:r>
      </w:ins>
      <w:del w:id="346" w:author="Giabbanelli, Philippe Joseph Dr." w:date="2024-06-17T15:03:00Z">
        <w:r w:rsidDel="00C00EDC">
          <w:rPr>
            <w:rFonts w:ascii="Times New Roman" w:hAnsi="Times New Roman" w:cs="Times New Roman"/>
            <w:lang w:val="en-US"/>
          </w:rPr>
          <w:delText xml:space="preserve">. Within this process, we divided our work into </w:delText>
        </w:r>
      </w:del>
      <w:r>
        <w:rPr>
          <w:rFonts w:ascii="Times New Roman" w:hAnsi="Times New Roman" w:cs="Times New Roman"/>
          <w:lang w:val="en-US"/>
        </w:rPr>
        <w:t xml:space="preserve">two </w:t>
      </w:r>
      <w:del w:id="347" w:author="Giabbanelli, Philippe Joseph Dr." w:date="2024-06-17T15:03:00Z">
        <w:r w:rsidDel="00C00EDC">
          <w:rPr>
            <w:rFonts w:ascii="Times New Roman" w:hAnsi="Times New Roman" w:cs="Times New Roman"/>
            <w:lang w:val="en-US"/>
          </w:rPr>
          <w:delText xml:space="preserve">different </w:delText>
        </w:r>
      </w:del>
      <w:r>
        <w:rPr>
          <w:rFonts w:ascii="Times New Roman" w:hAnsi="Times New Roman" w:cs="Times New Roman"/>
          <w:lang w:val="en-US"/>
        </w:rPr>
        <w:t xml:space="preserve">parts. A first set of metrics is using a ground truth reference we wrote based on the simulation data, representing a report we would expect </w:t>
      </w:r>
      <w:r w:rsidR="005423F6">
        <w:rPr>
          <w:rFonts w:ascii="Times New Roman" w:hAnsi="Times New Roman" w:cs="Times New Roman"/>
          <w:lang w:val="en-US"/>
        </w:rPr>
        <w:t>in the best case. The metrics using this reference are BLEU, METEOR, ROUGE-1, ROUGE-2, ROUGE-L</w:t>
      </w:r>
      <w:ins w:id="348" w:author="Noe FLANDRE" w:date="2024-06-17T16:56:00Z">
        <w:r w:rsidR="00334609">
          <w:rPr>
            <w:rStyle w:val="FootnoteReference"/>
            <w:rFonts w:ascii="Times New Roman" w:hAnsi="Times New Roman" w:cs="Times New Roman"/>
            <w:lang w:val="en-US"/>
          </w:rPr>
          <w:footnoteReference w:id="2"/>
        </w:r>
      </w:ins>
      <w:commentRangeStart w:id="384"/>
      <w:r w:rsidR="005423F6">
        <w:rPr>
          <w:rFonts w:ascii="Times New Roman" w:hAnsi="Times New Roman" w:cs="Times New Roman"/>
          <w:lang w:val="en-US"/>
        </w:rPr>
        <w:t>.</w:t>
      </w:r>
      <w:commentRangeEnd w:id="384"/>
      <w:r w:rsidR="00C00EDC">
        <w:rPr>
          <w:rStyle w:val="CommentReference"/>
        </w:rPr>
        <w:commentReference w:id="384"/>
      </w:r>
      <w:r w:rsidR="005423F6">
        <w:rPr>
          <w:rFonts w:ascii="Times New Roman" w:hAnsi="Times New Roman" w:cs="Times New Roman"/>
          <w:lang w:val="en-US"/>
        </w:rPr>
        <w:t xml:space="preserve"> The second part of </w:t>
      </w:r>
      <w:proofErr w:type="gramStart"/>
      <w:r w:rsidR="005423F6">
        <w:rPr>
          <w:rFonts w:ascii="Times New Roman" w:hAnsi="Times New Roman" w:cs="Times New Roman"/>
          <w:lang w:val="en-US"/>
        </w:rPr>
        <w:t>our</w:t>
      </w:r>
      <w:proofErr w:type="gramEnd"/>
      <w:r w:rsidR="005423F6">
        <w:rPr>
          <w:rFonts w:ascii="Times New Roman" w:hAnsi="Times New Roman" w:cs="Times New Roman"/>
          <w:lang w:val="en-US"/>
        </w:rPr>
        <w:t xml:space="preserve"> </w:t>
      </w:r>
    </w:p>
    <w:p w14:paraId="14470327" w14:textId="77777777" w:rsidR="00A504A4" w:rsidRDefault="00A504A4">
      <w:pPr>
        <w:rPr>
          <w:ins w:id="385" w:author="Noe FLANDRE" w:date="2024-06-17T17:14:00Z"/>
          <w:rFonts w:ascii="Times New Roman" w:hAnsi="Times New Roman" w:cs="Times New Roman"/>
          <w:lang w:val="en-US"/>
        </w:rPr>
      </w:pPr>
    </w:p>
    <w:p w14:paraId="48065F68" w14:textId="77777777" w:rsidR="00A504A4" w:rsidRDefault="00A504A4">
      <w:pPr>
        <w:rPr>
          <w:ins w:id="386" w:author="Noe FLANDRE" w:date="2024-06-17T17:14:00Z"/>
          <w:rFonts w:ascii="Times New Roman" w:hAnsi="Times New Roman" w:cs="Times New Roman"/>
          <w:lang w:val="en-US"/>
        </w:rPr>
      </w:pPr>
    </w:p>
    <w:p w14:paraId="0D16E2DC" w14:textId="77777777" w:rsidR="00A504A4" w:rsidRDefault="00A504A4">
      <w:pPr>
        <w:rPr>
          <w:ins w:id="387" w:author="Noe FLANDRE" w:date="2024-06-17T17:14:00Z"/>
          <w:rFonts w:ascii="Times New Roman" w:hAnsi="Times New Roman" w:cs="Times New Roman"/>
          <w:lang w:val="en-US"/>
        </w:rPr>
      </w:pPr>
    </w:p>
    <w:p w14:paraId="3B8927B2" w14:textId="799A8670" w:rsidR="00F8628B" w:rsidRDefault="005423F6">
      <w:pPr>
        <w:rPr>
          <w:ins w:id="388" w:author="Noe FLANDRE" w:date="2024-06-19T18:28:00Z"/>
          <w:rFonts w:ascii="Times New Roman" w:hAnsi="Times New Roman" w:cs="Times New Roman"/>
          <w:lang w:val="en-US"/>
        </w:rPr>
      </w:pPr>
      <w:r>
        <w:rPr>
          <w:rFonts w:ascii="Times New Roman" w:hAnsi="Times New Roman" w:cs="Times New Roman"/>
          <w:lang w:val="en-US"/>
        </w:rPr>
        <w:t xml:space="preserve">quantitative method </w:t>
      </w:r>
      <w:del w:id="389" w:author="Giabbanelli, Philippe Joseph Dr." w:date="2024-06-17T15:03:00Z">
        <w:r w:rsidDel="00C00EDC">
          <w:rPr>
            <w:rFonts w:ascii="Times New Roman" w:hAnsi="Times New Roman" w:cs="Times New Roman"/>
            <w:lang w:val="en-US"/>
          </w:rPr>
          <w:delText xml:space="preserve">is </w:delText>
        </w:r>
      </w:del>
      <w:ins w:id="390" w:author="Giabbanelli, Philippe Joseph Dr." w:date="2024-06-17T15:03:00Z">
        <w:r w:rsidR="00C00EDC">
          <w:rPr>
            <w:rFonts w:ascii="Times New Roman" w:hAnsi="Times New Roman" w:cs="Times New Roman"/>
            <w:lang w:val="en-US"/>
          </w:rPr>
          <w:t>does not use a reference; rather, it focuses</w:t>
        </w:r>
      </w:ins>
      <w:del w:id="391" w:author="Giabbanelli, Philippe Joseph Dr." w:date="2024-06-17T15:04:00Z">
        <w:r w:rsidDel="00C00EDC">
          <w:rPr>
            <w:rFonts w:ascii="Times New Roman" w:hAnsi="Times New Roman" w:cs="Times New Roman"/>
            <w:lang w:val="en-US"/>
          </w:rPr>
          <w:delText>not using this reference and rather focus</w:delText>
        </w:r>
      </w:del>
      <w:r>
        <w:rPr>
          <w:rFonts w:ascii="Times New Roman" w:hAnsi="Times New Roman" w:cs="Times New Roman"/>
          <w:lang w:val="en-US"/>
        </w:rPr>
        <w:t xml:space="preserve"> on the readability of the report and </w:t>
      </w:r>
      <w:commentRangeStart w:id="392"/>
      <w:del w:id="393" w:author="Giabbanelli, Philippe Joseph Dr." w:date="2024-06-17T15:04:00Z">
        <w:r w:rsidDel="00C00EDC">
          <w:rPr>
            <w:rFonts w:ascii="Times New Roman" w:hAnsi="Times New Roman" w:cs="Times New Roman"/>
            <w:lang w:val="en-US"/>
          </w:rPr>
          <w:delText xml:space="preserve">therefore </w:delText>
        </w:r>
      </w:del>
      <w:commentRangeEnd w:id="392"/>
      <w:r w:rsidR="00C00EDC">
        <w:rPr>
          <w:rStyle w:val="CommentReference"/>
        </w:rPr>
        <w:commentReference w:id="392"/>
      </w:r>
      <w:ins w:id="394" w:author="Giabbanelli, Philippe Joseph Dr." w:date="2024-06-17T15:04:00Z">
        <w:r w:rsidR="00C00EDC">
          <w:rPr>
            <w:rFonts w:ascii="Times New Roman" w:hAnsi="Times New Roman" w:cs="Times New Roman"/>
            <w:lang w:val="en-US"/>
          </w:rPr>
          <w:t xml:space="preserve">thus </w:t>
        </w:r>
      </w:ins>
      <w:r>
        <w:rPr>
          <w:rFonts w:ascii="Times New Roman" w:hAnsi="Times New Roman" w:cs="Times New Roman"/>
          <w:lang w:val="en-US"/>
        </w:rPr>
        <w:t xml:space="preserve">evaluates it based on the Flesch Readability Score. </w:t>
      </w:r>
    </w:p>
    <w:p w14:paraId="2C6AB35E" w14:textId="77777777" w:rsidR="00184D3C" w:rsidRDefault="00184D3C">
      <w:pPr>
        <w:rPr>
          <w:ins w:id="395" w:author="Noe FLANDRE" w:date="2024-06-19T18:28:00Z"/>
          <w:rFonts w:ascii="Times New Roman" w:hAnsi="Times New Roman" w:cs="Times New Roman"/>
          <w:lang w:val="en-US"/>
        </w:rPr>
      </w:pPr>
    </w:p>
    <w:p w14:paraId="5B574BD5" w14:textId="77777777" w:rsidR="00184D3C" w:rsidRDefault="00184D3C">
      <w:pPr>
        <w:rPr>
          <w:ins w:id="396" w:author="Noe FLANDRE" w:date="2024-06-19T18:28:00Z"/>
          <w:rFonts w:ascii="Times New Roman" w:hAnsi="Times New Roman" w:cs="Times New Roman"/>
          <w:lang w:val="en-US"/>
        </w:rPr>
      </w:pPr>
    </w:p>
    <w:p w14:paraId="42C9B89D" w14:textId="77777777" w:rsidR="00184D3C" w:rsidRDefault="00184D3C">
      <w:pPr>
        <w:rPr>
          <w:ins w:id="397" w:author="Noe FLANDRE" w:date="2024-06-19T18:28:00Z"/>
          <w:rFonts w:ascii="Times New Roman" w:hAnsi="Times New Roman" w:cs="Times New Roman"/>
          <w:lang w:val="en-US"/>
        </w:rPr>
      </w:pPr>
    </w:p>
    <w:p w14:paraId="0DC9EAD7" w14:textId="77777777" w:rsidR="00184D3C" w:rsidRDefault="00184D3C">
      <w:pPr>
        <w:rPr>
          <w:ins w:id="398" w:author="Noe FLANDRE" w:date="2024-06-19T18:28:00Z"/>
          <w:rFonts w:ascii="Times New Roman" w:hAnsi="Times New Roman" w:cs="Times New Roman"/>
          <w:lang w:val="en-US"/>
        </w:rPr>
      </w:pPr>
    </w:p>
    <w:p w14:paraId="52798FA0" w14:textId="7865D41B" w:rsidR="00184D3C" w:rsidRDefault="00184D3C">
      <w:pPr>
        <w:rPr>
          <w:ins w:id="399" w:author="Noe FLANDRE" w:date="2024-06-19T18:28:00Z"/>
          <w:rFonts w:ascii="Times New Roman" w:hAnsi="Times New Roman" w:cs="Times New Roman"/>
          <w:lang w:val="en-US"/>
        </w:rPr>
      </w:pPr>
      <w:proofErr w:type="spellStart"/>
      <w:ins w:id="400" w:author="Noe FLANDRE" w:date="2024-06-19T18:28:00Z">
        <w:r>
          <w:rPr>
            <w:rFonts w:ascii="Times New Roman" w:hAnsi="Times New Roman" w:cs="Times New Roman"/>
            <w:lang w:val="en-US"/>
          </w:rPr>
          <w:t>X.Discussion</w:t>
        </w:r>
        <w:proofErr w:type="spellEnd"/>
      </w:ins>
    </w:p>
    <w:p w14:paraId="219CF2C8" w14:textId="77777777" w:rsidR="00184D3C" w:rsidRDefault="00184D3C">
      <w:pPr>
        <w:rPr>
          <w:ins w:id="401" w:author="Noe FLANDRE" w:date="2024-06-19T18:28:00Z"/>
          <w:rFonts w:ascii="Times New Roman" w:hAnsi="Times New Roman" w:cs="Times New Roman"/>
          <w:lang w:val="en-US"/>
        </w:rPr>
      </w:pPr>
    </w:p>
    <w:p w14:paraId="7E989488" w14:textId="0D6B4A5E" w:rsidR="00184D3C" w:rsidRDefault="00184D3C" w:rsidP="00184D3C">
      <w:pPr>
        <w:numPr>
          <w:ilvl w:val="0"/>
          <w:numId w:val="3"/>
        </w:numPr>
        <w:autoSpaceDE w:val="0"/>
        <w:autoSpaceDN w:val="0"/>
        <w:adjustRightInd w:val="0"/>
        <w:ind w:left="0" w:firstLine="0"/>
        <w:rPr>
          <w:ins w:id="402" w:author="Noe FLANDRE" w:date="2024-06-19T18:29:00Z"/>
          <w:rFonts w:ascii="AppleSystemUIFont" w:hAnsi="AppleSystemUIFont" w:cs="AppleSystemUIFont"/>
          <w:kern w:val="0"/>
          <w:sz w:val="26"/>
          <w:szCs w:val="26"/>
          <w:lang w:val="en-GB"/>
        </w:rPr>
      </w:pPr>
      <w:ins w:id="403" w:author="Noe FLANDRE" w:date="2024-06-19T18:29:00Z">
        <w:r>
          <w:rPr>
            <w:rFonts w:ascii="AppleSystemUIFont" w:hAnsi="AppleSystemUIFont" w:cs="AppleSystemUIFont"/>
            <w:kern w:val="0"/>
            <w:sz w:val="26"/>
            <w:szCs w:val="26"/>
            <w:lang w:val="en-GB"/>
          </w:rPr>
          <w:t>Order of the plots</w:t>
        </w:r>
      </w:ins>
    </w:p>
    <w:p w14:paraId="3E871E6A" w14:textId="77777777" w:rsidR="00184D3C" w:rsidRDefault="00184D3C" w:rsidP="00184D3C">
      <w:pPr>
        <w:numPr>
          <w:ilvl w:val="0"/>
          <w:numId w:val="3"/>
        </w:numPr>
        <w:autoSpaceDE w:val="0"/>
        <w:autoSpaceDN w:val="0"/>
        <w:adjustRightInd w:val="0"/>
        <w:ind w:left="0" w:firstLine="0"/>
        <w:rPr>
          <w:ins w:id="404" w:author="Noe FLANDRE" w:date="2024-06-19T18:29:00Z"/>
          <w:rFonts w:ascii="AppleSystemUIFont" w:hAnsi="AppleSystemUIFont" w:cs="AppleSystemUIFont"/>
          <w:kern w:val="0"/>
          <w:sz w:val="26"/>
          <w:szCs w:val="26"/>
          <w:lang w:val="en-GB"/>
        </w:rPr>
      </w:pPr>
      <w:ins w:id="405" w:author="Noe FLANDRE" w:date="2024-06-19T18:29:00Z">
        <w:r>
          <w:rPr>
            <w:rFonts w:ascii="AppleSystemUIFont" w:hAnsi="AppleSystemUIFont" w:cs="AppleSystemUIFont"/>
            <w:kern w:val="0"/>
            <w:sz w:val="26"/>
            <w:szCs w:val="26"/>
            <w:lang w:val="en-GB"/>
          </w:rPr>
          <w:t>Trying to summarize the given image of a plot / a detailed description of a plot</w:t>
        </w:r>
      </w:ins>
    </w:p>
    <w:p w14:paraId="60A6AFD5" w14:textId="77777777" w:rsidR="00184D3C" w:rsidRDefault="00184D3C" w:rsidP="00184D3C">
      <w:pPr>
        <w:numPr>
          <w:ilvl w:val="0"/>
          <w:numId w:val="3"/>
        </w:numPr>
        <w:autoSpaceDE w:val="0"/>
        <w:autoSpaceDN w:val="0"/>
        <w:adjustRightInd w:val="0"/>
        <w:ind w:left="0" w:firstLine="0"/>
        <w:rPr>
          <w:ins w:id="406" w:author="Noe FLANDRE" w:date="2024-06-19T18:29:00Z"/>
          <w:rFonts w:ascii="AppleSystemUIFont" w:hAnsi="AppleSystemUIFont" w:cs="AppleSystemUIFont"/>
          <w:kern w:val="0"/>
          <w:sz w:val="26"/>
          <w:szCs w:val="26"/>
          <w:lang w:val="en-GB"/>
        </w:rPr>
      </w:pPr>
      <w:ins w:id="407" w:author="Noe FLANDRE" w:date="2024-06-19T18:29:00Z">
        <w:r>
          <w:rPr>
            <w:rFonts w:ascii="AppleSystemUIFont" w:hAnsi="AppleSystemUIFont" w:cs="AppleSystemUIFont"/>
            <w:kern w:val="0"/>
            <w:sz w:val="26"/>
            <w:szCs w:val="26"/>
            <w:lang w:val="en-GB"/>
          </w:rPr>
          <w:t>Future works associating comments from the code with variables from the parameter</w:t>
        </w:r>
      </w:ins>
    </w:p>
    <w:p w14:paraId="6C90DBBE" w14:textId="77777777" w:rsidR="00184D3C" w:rsidRDefault="00184D3C">
      <w:pPr>
        <w:rPr>
          <w:ins w:id="408" w:author="Noe FLANDRE" w:date="2024-06-19T18:29:00Z"/>
          <w:rFonts w:ascii="Times New Roman" w:hAnsi="Times New Roman" w:cs="Times New Roman"/>
          <w:lang w:val="en-GB"/>
        </w:rPr>
      </w:pPr>
    </w:p>
    <w:p w14:paraId="072E536C" w14:textId="77777777" w:rsidR="00184D3C" w:rsidRPr="00184D3C" w:rsidRDefault="00184D3C">
      <w:pPr>
        <w:rPr>
          <w:rFonts w:ascii="Times New Roman" w:hAnsi="Times New Roman" w:cs="Times New Roman"/>
          <w:lang w:val="en-GB"/>
          <w:rPrChange w:id="409" w:author="Noe FLANDRE" w:date="2024-06-19T18:29:00Z">
            <w:rPr>
              <w:rFonts w:ascii="Times New Roman" w:hAnsi="Times New Roman" w:cs="Times New Roman"/>
              <w:lang w:val="en-US"/>
            </w:rPr>
          </w:rPrChange>
        </w:rPr>
      </w:pPr>
    </w:p>
    <w:sectPr w:rsidR="00184D3C" w:rsidRPr="00184D3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Giabbanelli, Philippe Joseph Dr." w:date="2024-06-17T14:50:00Z" w:initials="GPJD">
    <w:p w14:paraId="3666E4AE" w14:textId="24E085AD" w:rsidR="008B2258" w:rsidRPr="008B2258" w:rsidRDefault="008B2258">
      <w:pPr>
        <w:pStyle w:val="CommentText"/>
        <w:rPr>
          <w:lang w:val="en-US"/>
        </w:rPr>
      </w:pPr>
      <w:r>
        <w:rPr>
          <w:rStyle w:val="CommentReference"/>
        </w:rPr>
        <w:annotationRef/>
      </w:r>
      <w:r>
        <w:rPr>
          <w:lang w:val="en-US"/>
        </w:rPr>
        <w:t>We need the version number for each library. For replicability, we need to know your exact setup.</w:t>
      </w:r>
    </w:p>
  </w:comment>
  <w:comment w:id="21" w:author="Giabbanelli, Philippe Joseph Dr." w:date="2024-06-17T14:50:00Z" w:initials="GPJD">
    <w:p w14:paraId="54750B79" w14:textId="54BD50ED" w:rsidR="008B2258" w:rsidRPr="008B2258" w:rsidRDefault="008B2258">
      <w:pPr>
        <w:pStyle w:val="CommentText"/>
        <w:rPr>
          <w:lang w:val="en-US"/>
        </w:rPr>
      </w:pPr>
      <w:r>
        <w:rPr>
          <w:rStyle w:val="CommentReference"/>
        </w:rPr>
        <w:annotationRef/>
      </w:r>
      <w:r>
        <w:rPr>
          <w:lang w:val="en-US"/>
        </w:rPr>
        <w:t>What for? Saying that base64 converts to base64 does not give information to the reader.</w:t>
      </w:r>
    </w:p>
  </w:comment>
  <w:comment w:id="69" w:author="Giabbanelli, Philippe Joseph Dr." w:date="2024-06-17T14:53:00Z" w:initials="GPJD">
    <w:p w14:paraId="73DD0EC8" w14:textId="3619495C" w:rsidR="008B2258" w:rsidRPr="008B2258" w:rsidRDefault="008B2258">
      <w:pPr>
        <w:pStyle w:val="CommentText"/>
        <w:rPr>
          <w:lang w:val="en-US"/>
        </w:rPr>
      </w:pPr>
      <w:r>
        <w:rPr>
          <w:rStyle w:val="CommentReference"/>
        </w:rPr>
        <w:annotationRef/>
      </w:r>
      <w:r>
        <w:rPr>
          <w:lang w:val="en-US"/>
        </w:rPr>
        <w:t>We avoid saying ‘before’ ‘after’ ‘previous’, etc. We give exact locations.</w:t>
      </w:r>
    </w:p>
  </w:comment>
  <w:comment w:id="75" w:author="Giabbanelli, Philippe Joseph Dr." w:date="2024-06-17T14:54:00Z" w:initials="GPJD">
    <w:p w14:paraId="73085661" w14:textId="0DAF902F" w:rsidR="008B2258" w:rsidRPr="008B2258" w:rsidRDefault="008B2258">
      <w:pPr>
        <w:pStyle w:val="CommentText"/>
        <w:rPr>
          <w:lang w:val="en-US"/>
        </w:rPr>
      </w:pPr>
      <w:r>
        <w:rPr>
          <w:rStyle w:val="CommentReference"/>
        </w:rPr>
        <w:annotationRef/>
      </w:r>
      <w:r>
        <w:rPr>
          <w:lang w:val="en-US"/>
        </w:rPr>
        <w:t>See papers by Ryan, which may be in Cedric’s folder. Go through the methods section for about 2 of his papers. You’ll see that the prompt is provided, within a dedicated box.</w:t>
      </w:r>
    </w:p>
  </w:comment>
  <w:comment w:id="81" w:author="Giabbanelli, Philippe Joseph Dr." w:date="2024-06-17T14:55:00Z" w:initials="GPJD">
    <w:p w14:paraId="233B1A3E" w14:textId="542FE77C" w:rsidR="008B2258" w:rsidRPr="008B2258" w:rsidRDefault="008B2258">
      <w:pPr>
        <w:pStyle w:val="CommentText"/>
        <w:rPr>
          <w:lang w:val="en-US"/>
        </w:rPr>
      </w:pPr>
      <w:r>
        <w:rPr>
          <w:rStyle w:val="CommentReference"/>
        </w:rPr>
        <w:annotationRef/>
      </w:r>
      <w:r>
        <w:rPr>
          <w:lang w:val="en-US"/>
        </w:rPr>
        <w:t>You’re using it often, and it’s not a common phrasing. That’s how I spotted it as unusual. Try to vary for your writing.</w:t>
      </w:r>
    </w:p>
  </w:comment>
  <w:comment w:id="83" w:author="Giabbanelli, Philippe Joseph Dr." w:date="2024-06-17T14:56:00Z" w:initials="GPJD">
    <w:p w14:paraId="71909A10" w14:textId="75E8F225" w:rsidR="008B2258" w:rsidRPr="008B2258" w:rsidRDefault="008B2258">
      <w:pPr>
        <w:pStyle w:val="CommentText"/>
        <w:rPr>
          <w:lang w:val="en-US"/>
        </w:rPr>
      </w:pPr>
      <w:r>
        <w:rPr>
          <w:rStyle w:val="CommentReference"/>
        </w:rPr>
        <w:annotationRef/>
      </w:r>
      <w:r>
        <w:rPr>
          <w:lang w:val="en-US"/>
        </w:rPr>
        <w:t>We cannot judge the quality of our own work. We can’t say that what we do is ‘appropriate’ or ‘reasonable’. We say what we do, we show the results, and the readers will judge.</w:t>
      </w:r>
    </w:p>
  </w:comment>
  <w:comment w:id="96" w:author="Giabbanelli, Philippe Joseph Dr." w:date="2024-06-17T14:57:00Z" w:initials="GPJD">
    <w:p w14:paraId="049E75CC" w14:textId="12435F54" w:rsidR="008B2258" w:rsidRPr="008B2258" w:rsidRDefault="008B2258">
      <w:pPr>
        <w:pStyle w:val="CommentText"/>
        <w:rPr>
          <w:lang w:val="en-US"/>
        </w:rPr>
      </w:pPr>
      <w:r>
        <w:rPr>
          <w:rStyle w:val="CommentReference"/>
        </w:rPr>
        <w:annotationRef/>
      </w:r>
      <w:r>
        <w:rPr>
          <w:lang w:val="en-US"/>
        </w:rPr>
        <w:t xml:space="preserve">‘some’ ‘things’ ‘stuff’ are vague qualifiers. Try to replace them by a crisp/exact alternative. </w:t>
      </w:r>
    </w:p>
  </w:comment>
  <w:comment w:id="121" w:author="Giabbanelli, Philippe Joseph Dr." w:date="2024-06-17T14:59:00Z" w:initials="GPJD">
    <w:p w14:paraId="561BFD01" w14:textId="58A14F69" w:rsidR="008B2258" w:rsidRPr="008B2258" w:rsidRDefault="008B2258">
      <w:pPr>
        <w:pStyle w:val="CommentText"/>
        <w:rPr>
          <w:lang w:val="en-US"/>
        </w:rPr>
      </w:pPr>
      <w:r>
        <w:rPr>
          <w:rStyle w:val="CommentReference"/>
        </w:rPr>
        <w:annotationRef/>
      </w:r>
      <w:r>
        <w:rPr>
          <w:lang w:val="en-US"/>
        </w:rPr>
        <w:t>Include the prompt with all features activated within a box. Use colored highlights so the reader can see the three optional (on/off) components of the prompt.</w:t>
      </w:r>
    </w:p>
  </w:comment>
  <w:comment w:id="291" w:author="Giabbanelli, Philippe Joseph Dr." w:date="2024-06-17T15:00:00Z" w:initials="GPJD">
    <w:p w14:paraId="3FDE0C85" w14:textId="6DD45027" w:rsidR="00C00EDC" w:rsidRPr="00C00EDC" w:rsidRDefault="00C00EDC">
      <w:pPr>
        <w:pStyle w:val="CommentText"/>
        <w:rPr>
          <w:lang w:val="en-US"/>
        </w:rPr>
      </w:pPr>
      <w:r>
        <w:rPr>
          <w:rStyle w:val="CommentReference"/>
        </w:rPr>
        <w:annotationRef/>
      </w:r>
      <w:r>
        <w:rPr>
          <w:lang w:val="en-US"/>
        </w:rPr>
        <w:t>What about the abstractive and extractive summarization algorithms? Where do they fit in the process?</w:t>
      </w:r>
    </w:p>
  </w:comment>
  <w:comment w:id="293" w:author="Giabbanelli, Philippe Joseph Dr." w:date="2024-06-17T15:01:00Z" w:initials="GPJD">
    <w:p w14:paraId="64CF7866" w14:textId="4885EC32" w:rsidR="00C00EDC" w:rsidRPr="00C00EDC" w:rsidRDefault="00C00EDC">
      <w:pPr>
        <w:pStyle w:val="CommentText"/>
        <w:rPr>
          <w:lang w:val="en-US"/>
        </w:rPr>
      </w:pPr>
      <w:r>
        <w:rPr>
          <w:rStyle w:val="CommentReference"/>
        </w:rPr>
        <w:annotationRef/>
      </w:r>
      <w:r>
        <w:rPr>
          <w:lang w:val="en-US"/>
        </w:rPr>
        <w:t>That sentence has no information, as far as I can see.</w:t>
      </w:r>
    </w:p>
  </w:comment>
  <w:comment w:id="301" w:author="Giabbanelli, Philippe Joseph Dr." w:date="2024-06-17T15:02:00Z" w:initials="GPJD">
    <w:p w14:paraId="1DC341A7" w14:textId="057C6FFD" w:rsidR="00C00EDC" w:rsidRPr="00C00EDC" w:rsidRDefault="00C00EDC">
      <w:pPr>
        <w:pStyle w:val="CommentText"/>
        <w:rPr>
          <w:lang w:val="en-US"/>
        </w:rPr>
      </w:pPr>
      <w:r>
        <w:rPr>
          <w:rStyle w:val="CommentReference"/>
        </w:rPr>
        <w:annotationRef/>
      </w:r>
      <w:r>
        <w:rPr>
          <w:lang w:val="en-US"/>
        </w:rPr>
        <w:t>Please briefly define each one and explain how they are scored (what scale?)</w:t>
      </w:r>
    </w:p>
  </w:comment>
  <w:comment w:id="332" w:author="Giabbanelli, Philippe Joseph Dr." w:date="2024-06-17T15:02:00Z" w:initials="GPJD">
    <w:p w14:paraId="0BBB44A8" w14:textId="34258099" w:rsidR="00C00EDC" w:rsidRPr="00C00EDC" w:rsidRDefault="00C00EDC">
      <w:pPr>
        <w:pStyle w:val="CommentText"/>
        <w:rPr>
          <w:lang w:val="en-US"/>
        </w:rPr>
      </w:pPr>
      <w:r>
        <w:rPr>
          <w:rStyle w:val="CommentReference"/>
        </w:rPr>
        <w:annotationRef/>
      </w:r>
      <w:r>
        <w:rPr>
          <w:lang w:val="en-US"/>
        </w:rPr>
        <w:t xml:space="preserve">What BERT scale? </w:t>
      </w:r>
    </w:p>
  </w:comment>
  <w:comment w:id="384" w:author="Giabbanelli, Philippe Joseph Dr." w:date="2024-06-17T15:03:00Z" w:initials="GPJD">
    <w:p w14:paraId="681D3B21" w14:textId="11BF6F79" w:rsidR="00C00EDC" w:rsidRPr="00C00EDC" w:rsidRDefault="00C00EDC">
      <w:pPr>
        <w:pStyle w:val="CommentText"/>
        <w:rPr>
          <w:lang w:val="en-US"/>
        </w:rPr>
      </w:pPr>
      <w:r>
        <w:rPr>
          <w:rStyle w:val="CommentReference"/>
        </w:rPr>
        <w:annotationRef/>
      </w:r>
      <w:r>
        <w:rPr>
          <w:lang w:val="en-US"/>
        </w:rPr>
        <w:t>Define metrics</w:t>
      </w:r>
    </w:p>
  </w:comment>
  <w:comment w:id="392" w:author="Giabbanelli, Philippe Joseph Dr." w:date="2024-06-17T15:04:00Z" w:initials="GPJD">
    <w:p w14:paraId="7C96E388" w14:textId="1F5D59FB" w:rsidR="00C00EDC" w:rsidRPr="00C00EDC" w:rsidRDefault="00C00EDC">
      <w:pPr>
        <w:pStyle w:val="CommentText"/>
        <w:rPr>
          <w:lang w:val="en-US"/>
        </w:rPr>
      </w:pPr>
      <w:r>
        <w:rPr>
          <w:rStyle w:val="CommentReference"/>
        </w:rPr>
        <w:annotationRef/>
      </w:r>
      <w:r>
        <w:rPr>
          <w:lang w:val="en-US"/>
        </w:rPr>
        <w:t>‘thus’ is common inside a sentence. ‘Therefore’ is more common to start a sentence. Maybe think of them as “donc” and “Par consequence”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66E4AE" w15:done="0"/>
  <w15:commentEx w15:paraId="54750B79" w15:done="0"/>
  <w15:commentEx w15:paraId="73DD0EC8" w15:done="0"/>
  <w15:commentEx w15:paraId="73085661" w15:done="0"/>
  <w15:commentEx w15:paraId="233B1A3E" w15:done="0"/>
  <w15:commentEx w15:paraId="71909A10" w15:done="0"/>
  <w15:commentEx w15:paraId="049E75CC" w15:done="0"/>
  <w15:commentEx w15:paraId="561BFD01" w15:done="0"/>
  <w15:commentEx w15:paraId="3FDE0C85" w15:done="0"/>
  <w15:commentEx w15:paraId="64CF7866" w15:done="0"/>
  <w15:commentEx w15:paraId="1DC341A7" w15:done="0"/>
  <w15:commentEx w15:paraId="0BBB44A8" w15:done="0"/>
  <w15:commentEx w15:paraId="681D3B21" w15:done="0"/>
  <w15:commentEx w15:paraId="7C96E3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A1ACBA5" w16cex:dateUtc="2024-06-17T18:50:00Z">
    <w16cex:extLst>
      <w16:ext w16:uri="{CE6994B0-6A32-4C9F-8C6B-6E91EDA988CE}">
        <cr:reactions xmlns:cr="http://schemas.microsoft.com/office/comments/2020/reactions">
          <cr:reaction reactionType="1">
            <cr:reactionInfo dateUtc="2024-06-17T22:38:36Z">
              <cr:user userId="S::noe.flandre@etu.mines-ales.fr::54f786ac-bb80-4134-8bc0-5cd7fcdec1c1" userProvider="AD" userName="Noe FLANDRE"/>
            </cr:reactionInfo>
          </cr:reaction>
        </cr:reactions>
      </w16:ext>
    </w16cex:extLst>
  </w16cex:commentExtensible>
  <w16cex:commentExtensible w16cex:durableId="2A1ACBBD" w16cex:dateUtc="2024-06-17T18:50:00Z">
    <w16cex:extLst>
      <w16:ext w16:uri="{CE6994B0-6A32-4C9F-8C6B-6E91EDA988CE}">
        <cr:reactions xmlns:cr="http://schemas.microsoft.com/office/comments/2020/reactions">
          <cr:reaction reactionType="1">
            <cr:reactionInfo dateUtc="2024-06-17T20:43:21Z">
              <cr:user userId="S::noe.flandre@etu.mines-ales.fr::54f786ac-bb80-4134-8bc0-5cd7fcdec1c1" userProvider="AD" userName="Noe FLANDRE"/>
            </cr:reactionInfo>
          </cr:reaction>
        </cr:reactions>
      </w16:ext>
    </w16cex:extLst>
  </w16cex:commentExtensible>
  <w16cex:commentExtensible w16cex:durableId="2A1ACC67" w16cex:dateUtc="2024-06-17T18:53:00Z"/>
  <w16cex:commentExtensible w16cex:durableId="2A1ACCB3" w16cex:dateUtc="2024-06-17T18:54:00Z">
    <w16cex:extLst>
      <w16:ext w16:uri="{CE6994B0-6A32-4C9F-8C6B-6E91EDA988CE}">
        <cr:reactions xmlns:cr="http://schemas.microsoft.com/office/comments/2020/reactions">
          <cr:reaction reactionType="1">
            <cr:reactionInfo dateUtc="2024-06-17T22:38:22Z">
              <cr:user userId="S::noe.flandre@etu.mines-ales.fr::54f786ac-bb80-4134-8bc0-5cd7fcdec1c1" userProvider="AD" userName="Noe FLANDRE"/>
            </cr:reactionInfo>
          </cr:reaction>
        </cr:reactions>
      </w16:ext>
    </w16cex:extLst>
  </w16cex:commentExtensible>
  <w16cex:commentExtensible w16cex:durableId="2A1ACCE7" w16cex:dateUtc="2024-06-17T18:55:00Z"/>
  <w16cex:commentExtensible w16cex:durableId="2A1ACD19" w16cex:dateUtc="2024-06-17T18:56:00Z"/>
  <w16cex:commentExtensible w16cex:durableId="2A1ACD53" w16cex:dateUtc="2024-06-17T18:57:00Z"/>
  <w16cex:commentExtensible w16cex:durableId="2A1ACDE8" w16cex:dateUtc="2024-06-17T18:59:00Z"/>
  <w16cex:commentExtensible w16cex:durableId="2A1ACE23" w16cex:dateUtc="2024-06-17T19:00:00Z">
    <w16cex:extLst>
      <w16:ext w16:uri="{CE6994B0-6A32-4C9F-8C6B-6E91EDA988CE}">
        <cr:reactions xmlns:cr="http://schemas.microsoft.com/office/comments/2020/reactions">
          <cr:reaction reactionType="1">
            <cr:reactionInfo dateUtc="2024-06-17T21:21:15Z">
              <cr:user userId="S::noe.flandre@etu.mines-ales.fr::54f786ac-bb80-4134-8bc0-5cd7fcdec1c1" userProvider="AD" userName="Noe FLANDRE"/>
            </cr:reactionInfo>
          </cr:reaction>
        </cr:reactions>
      </w16:ext>
    </w16cex:extLst>
  </w16cex:commentExtensible>
  <w16cex:commentExtensible w16cex:durableId="2A1ACE38" w16cex:dateUtc="2024-06-17T19:01:00Z"/>
  <w16cex:commentExtensible w16cex:durableId="2A1ACE7F" w16cex:dateUtc="2024-06-17T19:02:00Z">
    <w16cex:extLst>
      <w16:ext w16:uri="{CE6994B0-6A32-4C9F-8C6B-6E91EDA988CE}">
        <cr:reactions xmlns:cr="http://schemas.microsoft.com/office/comments/2020/reactions">
          <cr:reaction reactionType="1">
            <cr:reactionInfo dateUtc="2024-06-17T21:04:44Z">
              <cr:user userId="S::noe.flandre@etu.mines-ales.fr::54f786ac-bb80-4134-8bc0-5cd7fcdec1c1" userProvider="AD" userName="Noe FLANDRE"/>
            </cr:reactionInfo>
          </cr:reaction>
        </cr:reactions>
      </w16:ext>
    </w16cex:extLst>
  </w16cex:commentExtensible>
  <w16cex:commentExtensible w16cex:durableId="2A1ACE76" w16cex:dateUtc="2024-06-17T19:02:00Z">
    <w16cex:extLst>
      <w16:ext w16:uri="{CE6994B0-6A32-4C9F-8C6B-6E91EDA988CE}">
        <cr:reactions xmlns:cr="http://schemas.microsoft.com/office/comments/2020/reactions">
          <cr:reaction reactionType="1">
            <cr:reactionInfo dateUtc="2024-06-17T20:59:12Z">
              <cr:user userId="S::noe.flandre@etu.mines-ales.fr::54f786ac-bb80-4134-8bc0-5cd7fcdec1c1" userProvider="AD" userName="Noe FLANDRE"/>
            </cr:reactionInfo>
          </cr:reaction>
        </cr:reactions>
      </w16:ext>
    </w16cex:extLst>
  </w16cex:commentExtensible>
  <w16cex:commentExtensible w16cex:durableId="2A1ACECB" w16cex:dateUtc="2024-06-17T19:03:00Z">
    <w16cex:extLst>
      <w16:ext w16:uri="{CE6994B0-6A32-4C9F-8C6B-6E91EDA988CE}">
        <cr:reactions xmlns:cr="http://schemas.microsoft.com/office/comments/2020/reactions">
          <cr:reaction reactionType="1">
            <cr:reactionInfo dateUtc="2024-06-17T20:57:30Z">
              <cr:user userId="S::noe.flandre@etu.mines-ales.fr::54f786ac-bb80-4134-8bc0-5cd7fcdec1c1" userProvider="AD" userName="Noe FLANDRE"/>
            </cr:reactionInfo>
          </cr:reaction>
        </cr:reactions>
      </w16:ext>
    </w16cex:extLst>
  </w16cex:commentExtensible>
  <w16cex:commentExtensible w16cex:durableId="2A1ACEE9" w16cex:dateUtc="2024-06-17T1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66E4AE" w16cid:durableId="2A1ACBA5"/>
  <w16cid:commentId w16cid:paraId="54750B79" w16cid:durableId="2A1ACBBD"/>
  <w16cid:commentId w16cid:paraId="73DD0EC8" w16cid:durableId="2A1ACC67"/>
  <w16cid:commentId w16cid:paraId="73085661" w16cid:durableId="2A1ACCB3"/>
  <w16cid:commentId w16cid:paraId="233B1A3E" w16cid:durableId="2A1ACCE7"/>
  <w16cid:commentId w16cid:paraId="71909A10" w16cid:durableId="2A1ACD19"/>
  <w16cid:commentId w16cid:paraId="049E75CC" w16cid:durableId="2A1ACD53"/>
  <w16cid:commentId w16cid:paraId="561BFD01" w16cid:durableId="2A1ACDE8"/>
  <w16cid:commentId w16cid:paraId="3FDE0C85" w16cid:durableId="2A1ACE23"/>
  <w16cid:commentId w16cid:paraId="64CF7866" w16cid:durableId="2A1ACE38"/>
  <w16cid:commentId w16cid:paraId="1DC341A7" w16cid:durableId="2A1ACE7F"/>
  <w16cid:commentId w16cid:paraId="0BBB44A8" w16cid:durableId="2A1ACE76"/>
  <w16cid:commentId w16cid:paraId="681D3B21" w16cid:durableId="2A1ACECB"/>
  <w16cid:commentId w16cid:paraId="7C96E388" w16cid:durableId="2A1ACE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29AC7" w14:textId="77777777" w:rsidR="00F75BEE" w:rsidRDefault="00F75BEE" w:rsidP="00C5482C">
      <w:r>
        <w:separator/>
      </w:r>
    </w:p>
  </w:endnote>
  <w:endnote w:type="continuationSeparator" w:id="0">
    <w:p w14:paraId="4EDCEA68" w14:textId="77777777" w:rsidR="00F75BEE" w:rsidRDefault="00F75BEE" w:rsidP="00C548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FD4D1" w14:textId="77777777" w:rsidR="00F75BEE" w:rsidRDefault="00F75BEE" w:rsidP="00C5482C">
      <w:r>
        <w:separator/>
      </w:r>
    </w:p>
  </w:footnote>
  <w:footnote w:type="continuationSeparator" w:id="0">
    <w:p w14:paraId="360183F7" w14:textId="77777777" w:rsidR="00F75BEE" w:rsidRDefault="00F75BEE" w:rsidP="00C5482C">
      <w:r>
        <w:continuationSeparator/>
      </w:r>
    </w:p>
  </w:footnote>
  <w:footnote w:id="1">
    <w:p w14:paraId="77BA75D2" w14:textId="0689202F" w:rsidR="00334609" w:rsidRPr="009E66B5" w:rsidRDefault="00334609" w:rsidP="00334609">
      <w:pPr>
        <w:rPr>
          <w:ins w:id="303" w:author="Noe FLANDRE" w:date="2024-06-17T17:04:00Z"/>
          <w:rFonts w:ascii="Times New Roman" w:eastAsia="Times New Roman" w:hAnsi="Times New Roman" w:cs="Times New Roman"/>
          <w:kern w:val="0"/>
          <w:sz w:val="18"/>
          <w:szCs w:val="18"/>
          <w:lang w:eastAsia="en-GB"/>
          <w14:ligatures w14:val="none"/>
          <w:rPrChange w:id="304" w:author="Noe FLANDRE" w:date="2024-06-17T19:26:00Z">
            <w:rPr>
              <w:ins w:id="305" w:author="Noe FLANDRE" w:date="2024-06-17T17:04:00Z"/>
              <w:rFonts w:ascii="Times New Roman" w:eastAsia="Times New Roman" w:hAnsi="Times New Roman" w:cs="Times New Roman"/>
              <w:kern w:val="0"/>
              <w:lang w:eastAsia="en-GB"/>
              <w14:ligatures w14:val="none"/>
            </w:rPr>
          </w:rPrChange>
        </w:rPr>
      </w:pPr>
      <w:ins w:id="306" w:author="Noe FLANDRE" w:date="2024-06-17T17:03:00Z">
        <w:r w:rsidRPr="009E66B5">
          <w:rPr>
            <w:rStyle w:val="FootnoteReference"/>
            <w:rFonts w:ascii="Times New Roman" w:hAnsi="Times New Roman" w:cs="Times New Roman"/>
            <w:sz w:val="18"/>
            <w:szCs w:val="18"/>
            <w:rPrChange w:id="307" w:author="Noe FLANDRE" w:date="2024-06-17T19:26:00Z">
              <w:rPr>
                <w:rStyle w:val="FootnoteReference"/>
              </w:rPr>
            </w:rPrChange>
          </w:rPr>
          <w:footnoteRef/>
        </w:r>
        <w:r w:rsidRPr="009E66B5">
          <w:rPr>
            <w:rFonts w:ascii="Times New Roman" w:hAnsi="Times New Roman" w:cs="Times New Roman"/>
            <w:sz w:val="18"/>
            <w:szCs w:val="18"/>
            <w:rPrChange w:id="308" w:author="Noe FLANDRE" w:date="2024-06-17T19:26:00Z">
              <w:rPr/>
            </w:rPrChange>
          </w:rPr>
          <w:t xml:space="preserve"> </w:t>
        </w:r>
      </w:ins>
      <w:ins w:id="309" w:author="Noe FLANDRE" w:date="2024-06-17T19:27:00Z">
        <w:r w:rsidR="009E66B5">
          <w:rPr>
            <w:rFonts w:ascii="Times New Roman" w:hAnsi="Times New Roman" w:cs="Times New Roman"/>
            <w:sz w:val="18"/>
            <w:szCs w:val="18"/>
          </w:rPr>
          <w:t>-</w:t>
        </w:r>
      </w:ins>
      <w:ins w:id="310" w:author="Noe FLANDRE" w:date="2024-06-17T17:04:00Z">
        <w:r w:rsidRPr="009E66B5">
          <w:rPr>
            <w:rFonts w:ascii="Times New Roman" w:eastAsia="Times New Roman" w:hAnsi="Times New Roman" w:cs="Times New Roman"/>
            <w:kern w:val="0"/>
            <w:sz w:val="18"/>
            <w:szCs w:val="18"/>
            <w:lang w:eastAsia="en-GB"/>
            <w14:ligatures w14:val="none"/>
            <w:rPrChange w:id="311" w:author="Noe FLANDRE" w:date="2024-06-17T19:26:00Z">
              <w:rPr>
                <w:rFonts w:ascii="Times New Roman" w:eastAsia="Times New Roman" w:hAnsi="Times New Roman" w:cs="Times New Roman"/>
                <w:kern w:val="0"/>
                <w:lang w:eastAsia="en-GB"/>
                <w14:ligatures w14:val="none"/>
              </w:rPr>
            </w:rPrChange>
          </w:rPr>
          <w:t xml:space="preserve"> </w:t>
        </w:r>
        <w:r w:rsidRPr="009E66B5">
          <w:rPr>
            <w:rFonts w:ascii="Times New Roman" w:eastAsia="Times New Roman" w:hAnsi="Times New Roman" w:cs="Times New Roman"/>
            <w:b/>
            <w:bCs/>
            <w:kern w:val="0"/>
            <w:sz w:val="18"/>
            <w:szCs w:val="18"/>
            <w:lang w:eastAsia="en-GB"/>
            <w14:ligatures w14:val="none"/>
            <w:rPrChange w:id="312" w:author="Noe FLANDRE" w:date="2024-06-17T19:26:00Z">
              <w:rPr>
                <w:rFonts w:ascii="Times New Roman" w:eastAsia="Times New Roman" w:hAnsi="Times New Roman" w:cs="Times New Roman"/>
                <w:b/>
                <w:bCs/>
                <w:kern w:val="0"/>
                <w:lang w:eastAsia="en-GB"/>
                <w14:ligatures w14:val="none"/>
              </w:rPr>
            </w:rPrChange>
          </w:rPr>
          <w:t>Faithfulness:</w:t>
        </w:r>
        <w:r w:rsidRPr="009E66B5">
          <w:rPr>
            <w:rFonts w:ascii="Times New Roman" w:eastAsia="Times New Roman" w:hAnsi="Times New Roman" w:cs="Times New Roman"/>
            <w:kern w:val="0"/>
            <w:sz w:val="18"/>
            <w:szCs w:val="18"/>
            <w:lang w:eastAsia="en-GB"/>
            <w14:ligatures w14:val="none"/>
            <w:rPrChange w:id="313" w:author="Noe FLANDRE" w:date="2024-06-17T19:26:00Z">
              <w:rPr>
                <w:rFonts w:ascii="Times New Roman" w:eastAsia="Times New Roman" w:hAnsi="Times New Roman" w:cs="Times New Roman"/>
                <w:kern w:val="0"/>
                <w:lang w:eastAsia="en-GB"/>
                <w14:ligatures w14:val="none"/>
              </w:rPr>
            </w:rPrChange>
          </w:rPr>
          <w:t xml:space="preserve"> </w:t>
        </w:r>
      </w:ins>
      <w:ins w:id="314" w:author="Noe FLANDRE" w:date="2024-06-17T19:25:00Z">
        <w:r w:rsidR="009E66B5" w:rsidRPr="009E66B5">
          <w:rPr>
            <w:rFonts w:ascii="Times New Roman" w:hAnsi="Times New Roman" w:cs="Times New Roman"/>
            <w:sz w:val="18"/>
            <w:szCs w:val="18"/>
            <w:rPrChange w:id="315" w:author="Noe FLANDRE" w:date="2024-06-17T19:26:00Z">
              <w:rPr/>
            </w:rPrChange>
          </w:rPr>
          <w:t>The proportion of the content in the output that accurately reflects the content present in the input. High faithfulness means that most or all of the original ideas from the input are correctly represented in the output.</w:t>
        </w:r>
      </w:ins>
    </w:p>
    <w:p w14:paraId="6F3FC028" w14:textId="14048174" w:rsidR="009E66B5" w:rsidRDefault="009E66B5" w:rsidP="009E66B5">
      <w:pPr>
        <w:rPr>
          <w:ins w:id="316" w:author="Noe FLANDRE" w:date="2024-06-17T19:27:00Z"/>
          <w:rFonts w:ascii="Times New Roman" w:eastAsia="Times New Roman" w:hAnsi="Times New Roman" w:cs="Times New Roman"/>
          <w:kern w:val="0"/>
          <w:sz w:val="18"/>
          <w:szCs w:val="18"/>
          <w:lang w:eastAsia="en-GB"/>
          <w14:ligatures w14:val="none"/>
        </w:rPr>
      </w:pPr>
      <w:ins w:id="317" w:author="Noe FLANDRE" w:date="2024-06-17T19:27:00Z">
        <w:r>
          <w:rPr>
            <w:rFonts w:ascii="Times New Roman" w:eastAsia="Times New Roman" w:hAnsi="Times New Roman" w:cs="Times New Roman"/>
            <w:kern w:val="0"/>
            <w:sz w:val="18"/>
            <w:szCs w:val="18"/>
            <w:lang w:eastAsia="en-GB"/>
            <w14:ligatures w14:val="none"/>
          </w:rPr>
          <w:t>-</w:t>
        </w:r>
      </w:ins>
      <w:ins w:id="318" w:author="Noe FLANDRE" w:date="2024-06-17T17:04:00Z">
        <w:r w:rsidR="00334609" w:rsidRPr="009E66B5">
          <w:rPr>
            <w:rFonts w:ascii="Times New Roman" w:eastAsia="Times New Roman" w:hAnsi="Times New Roman" w:cs="Times New Roman"/>
            <w:kern w:val="0"/>
            <w:sz w:val="18"/>
            <w:szCs w:val="18"/>
            <w:lang w:eastAsia="en-GB"/>
            <w14:ligatures w14:val="none"/>
            <w:rPrChange w:id="319" w:author="Noe FLANDRE" w:date="2024-06-17T19:26:00Z">
              <w:rPr>
                <w:rFonts w:ascii="Times New Roman" w:eastAsia="Times New Roman" w:hAnsi="Times New Roman" w:cs="Times New Roman"/>
                <w:kern w:val="0"/>
                <w:lang w:eastAsia="en-GB"/>
                <w14:ligatures w14:val="none"/>
              </w:rPr>
            </w:rPrChange>
          </w:rPr>
          <w:t xml:space="preserve"> </w:t>
        </w:r>
        <w:r w:rsidR="00334609" w:rsidRPr="009E66B5">
          <w:rPr>
            <w:rFonts w:ascii="Times New Roman" w:eastAsia="Times New Roman" w:hAnsi="Times New Roman" w:cs="Times New Roman"/>
            <w:b/>
            <w:bCs/>
            <w:kern w:val="0"/>
            <w:sz w:val="18"/>
            <w:szCs w:val="18"/>
            <w:lang w:eastAsia="en-GB"/>
            <w14:ligatures w14:val="none"/>
            <w:rPrChange w:id="320" w:author="Noe FLANDRE" w:date="2024-06-17T19:26:00Z">
              <w:rPr>
                <w:rFonts w:ascii="Times New Roman" w:eastAsia="Times New Roman" w:hAnsi="Times New Roman" w:cs="Times New Roman"/>
                <w:b/>
                <w:bCs/>
                <w:kern w:val="0"/>
                <w:lang w:eastAsia="en-GB"/>
                <w14:ligatures w14:val="none"/>
              </w:rPr>
            </w:rPrChange>
          </w:rPr>
          <w:t>Coverage:</w:t>
        </w:r>
        <w:r w:rsidR="00334609" w:rsidRPr="009E66B5">
          <w:rPr>
            <w:rFonts w:ascii="Times New Roman" w:eastAsia="Times New Roman" w:hAnsi="Times New Roman" w:cs="Times New Roman"/>
            <w:kern w:val="0"/>
            <w:sz w:val="18"/>
            <w:szCs w:val="18"/>
            <w:lang w:eastAsia="en-GB"/>
            <w14:ligatures w14:val="none"/>
            <w:rPrChange w:id="321" w:author="Noe FLANDRE" w:date="2024-06-17T19:26:00Z">
              <w:rPr>
                <w:rFonts w:ascii="Times New Roman" w:eastAsia="Times New Roman" w:hAnsi="Times New Roman" w:cs="Times New Roman"/>
                <w:kern w:val="0"/>
                <w:lang w:eastAsia="en-GB"/>
                <w14:ligatures w14:val="none"/>
              </w:rPr>
            </w:rPrChange>
          </w:rPr>
          <w:t xml:space="preserve"> </w:t>
        </w:r>
      </w:ins>
      <w:ins w:id="322" w:author="Noe FLANDRE" w:date="2024-06-17T19:26:00Z">
        <w:r w:rsidRPr="009E66B5">
          <w:rPr>
            <w:rFonts w:ascii="Times New Roman" w:hAnsi="Times New Roman" w:cs="Times New Roman"/>
            <w:sz w:val="18"/>
            <w:szCs w:val="18"/>
            <w:rPrChange w:id="323" w:author="Noe FLANDRE" w:date="2024-06-17T19:26:00Z">
              <w:rPr/>
            </w:rPrChange>
          </w:rPr>
          <w:t>The extent to which the output includes all relevant and important information from the input without introducing new, unverified ideas (hallucinations). Good coverage means all critical points from the input are present in the output.</w:t>
        </w:r>
      </w:ins>
    </w:p>
    <w:p w14:paraId="71D8F85D" w14:textId="3F580DF7" w:rsidR="00334609" w:rsidRPr="009E66B5" w:rsidRDefault="009E66B5" w:rsidP="009E66B5">
      <w:pPr>
        <w:rPr>
          <w:rFonts w:ascii="Times New Roman" w:hAnsi="Times New Roman" w:cs="Times New Roman"/>
          <w:sz w:val="18"/>
          <w:szCs w:val="18"/>
          <w:rPrChange w:id="324" w:author="Noe FLANDRE" w:date="2024-06-17T19:27:00Z">
            <w:rPr/>
          </w:rPrChange>
        </w:rPr>
      </w:pPr>
      <w:ins w:id="325" w:author="Noe FLANDRE" w:date="2024-06-17T19:27:00Z">
        <w:r w:rsidRPr="009E66B5">
          <w:rPr>
            <w:rFonts w:ascii="Times New Roman" w:eastAsia="Times New Roman" w:hAnsi="Times New Roman" w:cs="Times New Roman"/>
            <w:kern w:val="0"/>
            <w:sz w:val="18"/>
            <w:szCs w:val="18"/>
            <w:lang w:eastAsia="en-GB"/>
            <w14:ligatures w14:val="none"/>
          </w:rPr>
          <w:t>-</w:t>
        </w:r>
      </w:ins>
      <w:ins w:id="326" w:author="Noe FLANDRE" w:date="2024-06-17T17:04:00Z">
        <w:r w:rsidR="00334609" w:rsidRPr="009E66B5">
          <w:rPr>
            <w:rFonts w:ascii="Times New Roman" w:eastAsia="Times New Roman" w:hAnsi="Times New Roman" w:cs="Times New Roman"/>
            <w:kern w:val="0"/>
            <w:sz w:val="18"/>
            <w:szCs w:val="18"/>
            <w:lang w:eastAsia="en-GB"/>
            <w14:ligatures w14:val="none"/>
            <w:rPrChange w:id="327" w:author="Noe FLANDRE" w:date="2024-06-17T19:27:00Z">
              <w:rPr>
                <w:rFonts w:ascii="Times New Roman" w:eastAsia="Times New Roman" w:hAnsi="Times New Roman" w:cs="Times New Roman"/>
                <w:kern w:val="0"/>
                <w:lang w:eastAsia="en-GB"/>
                <w14:ligatures w14:val="none"/>
              </w:rPr>
            </w:rPrChange>
          </w:rPr>
          <w:t xml:space="preserve"> </w:t>
        </w:r>
        <w:r w:rsidR="00334609" w:rsidRPr="009E66B5">
          <w:rPr>
            <w:rFonts w:ascii="Times New Roman" w:eastAsia="Times New Roman" w:hAnsi="Times New Roman" w:cs="Times New Roman"/>
            <w:b/>
            <w:bCs/>
            <w:kern w:val="0"/>
            <w:sz w:val="18"/>
            <w:szCs w:val="18"/>
            <w:lang w:eastAsia="en-GB"/>
            <w14:ligatures w14:val="none"/>
            <w:rPrChange w:id="328" w:author="Noe FLANDRE" w:date="2024-06-17T19:27:00Z">
              <w:rPr>
                <w:rFonts w:ascii="Times New Roman" w:eastAsia="Times New Roman" w:hAnsi="Times New Roman" w:cs="Times New Roman"/>
                <w:b/>
                <w:bCs/>
                <w:kern w:val="0"/>
                <w:lang w:eastAsia="en-GB"/>
                <w14:ligatures w14:val="none"/>
              </w:rPr>
            </w:rPrChange>
          </w:rPr>
          <w:t>Fluency:</w:t>
        </w:r>
        <w:r w:rsidR="00334609" w:rsidRPr="009E66B5">
          <w:rPr>
            <w:rFonts w:ascii="Times New Roman" w:eastAsia="Times New Roman" w:hAnsi="Times New Roman" w:cs="Times New Roman"/>
            <w:kern w:val="0"/>
            <w:sz w:val="18"/>
            <w:szCs w:val="18"/>
            <w:lang w:eastAsia="en-GB"/>
            <w14:ligatures w14:val="none"/>
            <w:rPrChange w:id="329" w:author="Noe FLANDRE" w:date="2024-06-17T19:27:00Z">
              <w:rPr>
                <w:rFonts w:ascii="Times New Roman" w:eastAsia="Times New Roman" w:hAnsi="Times New Roman" w:cs="Times New Roman"/>
                <w:kern w:val="0"/>
                <w:lang w:eastAsia="en-GB"/>
                <w14:ligatures w14:val="none"/>
              </w:rPr>
            </w:rPrChange>
          </w:rPr>
          <w:t xml:space="preserve"> </w:t>
        </w:r>
      </w:ins>
      <w:ins w:id="330" w:author="Noe FLANDRE" w:date="2024-06-17T19:27:00Z">
        <w:r w:rsidRPr="009E66B5">
          <w:rPr>
            <w:rFonts w:ascii="Times New Roman" w:hAnsi="Times New Roman" w:cs="Times New Roman"/>
            <w:sz w:val="18"/>
            <w:szCs w:val="18"/>
            <w:rPrChange w:id="331" w:author="Noe FLANDRE" w:date="2024-06-17T19:27:00Z">
              <w:rPr/>
            </w:rPrChange>
          </w:rPr>
          <w:t>The quality of the text in terms of grammar, readability, and naturalness, ensuring that it is grammatically correct and easy to understand.</w:t>
        </w:r>
      </w:ins>
    </w:p>
  </w:footnote>
  <w:footnote w:id="2">
    <w:p w14:paraId="1FB90C03" w14:textId="77777777" w:rsidR="00334609" w:rsidRPr="00334609" w:rsidRDefault="00334609" w:rsidP="00334609">
      <w:pPr>
        <w:pStyle w:val="NormalWeb"/>
        <w:rPr>
          <w:ins w:id="349" w:author="Noe FLANDRE" w:date="2024-06-17T16:56:00Z"/>
          <w:sz w:val="18"/>
          <w:szCs w:val="18"/>
          <w:rPrChange w:id="350" w:author="Noe FLANDRE" w:date="2024-06-17T16:57:00Z">
            <w:rPr>
              <w:ins w:id="351" w:author="Noe FLANDRE" w:date="2024-06-17T16:56:00Z"/>
            </w:rPr>
          </w:rPrChange>
        </w:rPr>
      </w:pPr>
      <w:ins w:id="352" w:author="Noe FLANDRE" w:date="2024-06-17T16:56:00Z">
        <w:r>
          <w:rPr>
            <w:rStyle w:val="FootnoteReference"/>
          </w:rPr>
          <w:footnoteRef/>
        </w:r>
        <w:r>
          <w:t xml:space="preserve"> </w:t>
        </w:r>
        <w:r w:rsidRPr="00334609">
          <w:rPr>
            <w:b/>
            <w:bCs/>
            <w:sz w:val="18"/>
            <w:szCs w:val="18"/>
            <w:rPrChange w:id="353" w:author="Noe FLANDRE" w:date="2024-06-17T16:57:00Z">
              <w:rPr>
                <w:b/>
                <w:bCs/>
              </w:rPr>
            </w:rPrChange>
          </w:rPr>
          <w:t>Automatic evaluation metrics (BLEU, METEOR, ROUGE) are used to assess the quality of machine-generated text summaries by comparing them to human-written references. These metrics focus on n-gram overlap (matching sequences of words) between the generated summary and the reference(s).</w:t>
        </w:r>
      </w:ins>
    </w:p>
    <w:p w14:paraId="190EA137" w14:textId="77777777" w:rsidR="00334609" w:rsidRPr="00334609" w:rsidRDefault="00334609" w:rsidP="00334609">
      <w:pPr>
        <w:numPr>
          <w:ilvl w:val="0"/>
          <w:numId w:val="2"/>
        </w:numPr>
        <w:spacing w:before="100" w:beforeAutospacing="1" w:after="100" w:afterAutospacing="1"/>
        <w:rPr>
          <w:ins w:id="354" w:author="Noe FLANDRE" w:date="2024-06-17T16:56:00Z"/>
          <w:rFonts w:ascii="Times New Roman" w:eastAsia="Times New Roman" w:hAnsi="Times New Roman" w:cs="Times New Roman"/>
          <w:kern w:val="0"/>
          <w:sz w:val="18"/>
          <w:szCs w:val="18"/>
          <w:lang w:eastAsia="en-GB"/>
          <w14:ligatures w14:val="none"/>
          <w:rPrChange w:id="355" w:author="Noe FLANDRE" w:date="2024-06-17T16:57:00Z">
            <w:rPr>
              <w:ins w:id="356" w:author="Noe FLANDRE" w:date="2024-06-17T16:56:00Z"/>
              <w:rFonts w:ascii="Times New Roman" w:eastAsia="Times New Roman" w:hAnsi="Times New Roman" w:cs="Times New Roman"/>
              <w:kern w:val="0"/>
              <w:lang w:eastAsia="en-GB"/>
              <w14:ligatures w14:val="none"/>
            </w:rPr>
          </w:rPrChange>
        </w:rPr>
      </w:pPr>
      <w:ins w:id="357" w:author="Noe FLANDRE" w:date="2024-06-17T16:56:00Z">
        <w:r w:rsidRPr="00334609">
          <w:rPr>
            <w:rFonts w:ascii="Times New Roman" w:eastAsia="Times New Roman" w:hAnsi="Times New Roman" w:cs="Times New Roman"/>
            <w:b/>
            <w:bCs/>
            <w:kern w:val="0"/>
            <w:sz w:val="18"/>
            <w:szCs w:val="18"/>
            <w:lang w:eastAsia="en-GB"/>
            <w14:ligatures w14:val="none"/>
            <w:rPrChange w:id="358" w:author="Noe FLANDRE" w:date="2024-06-17T16:57:00Z">
              <w:rPr>
                <w:rFonts w:ascii="Times New Roman" w:eastAsia="Times New Roman" w:hAnsi="Times New Roman" w:cs="Times New Roman"/>
                <w:b/>
                <w:bCs/>
                <w:kern w:val="0"/>
                <w:lang w:eastAsia="en-GB"/>
                <w14:ligatures w14:val="none"/>
              </w:rPr>
            </w:rPrChange>
          </w:rPr>
          <w:t>BLEU (Bilingual Evaluation Understudy):</w:t>
        </w:r>
        <w:r w:rsidRPr="00334609">
          <w:rPr>
            <w:rFonts w:ascii="Times New Roman" w:eastAsia="Times New Roman" w:hAnsi="Times New Roman" w:cs="Times New Roman"/>
            <w:kern w:val="0"/>
            <w:sz w:val="18"/>
            <w:szCs w:val="18"/>
            <w:lang w:eastAsia="en-GB"/>
            <w14:ligatures w14:val="none"/>
            <w:rPrChange w:id="359" w:author="Noe FLANDRE" w:date="2024-06-17T16:57:00Z">
              <w:rPr>
                <w:rFonts w:ascii="Times New Roman" w:eastAsia="Times New Roman" w:hAnsi="Times New Roman" w:cs="Times New Roman"/>
                <w:kern w:val="0"/>
                <w:lang w:eastAsia="en-GB"/>
                <w14:ligatures w14:val="none"/>
              </w:rPr>
            </w:rPrChange>
          </w:rPr>
          <w:t xml:space="preserve"> Focuses on n-gram precision, comparing the generated summary's n-grams (sequences of words) to the reference(s).</w:t>
        </w:r>
      </w:ins>
    </w:p>
    <w:p w14:paraId="614B7174" w14:textId="77777777" w:rsidR="00334609" w:rsidRPr="00334609" w:rsidRDefault="00334609" w:rsidP="00334609">
      <w:pPr>
        <w:numPr>
          <w:ilvl w:val="0"/>
          <w:numId w:val="2"/>
        </w:numPr>
        <w:spacing w:before="100" w:beforeAutospacing="1" w:after="100" w:afterAutospacing="1"/>
        <w:rPr>
          <w:ins w:id="360" w:author="Noe FLANDRE" w:date="2024-06-17T16:56:00Z"/>
          <w:rFonts w:ascii="Times New Roman" w:eastAsia="Times New Roman" w:hAnsi="Times New Roman" w:cs="Times New Roman"/>
          <w:kern w:val="0"/>
          <w:sz w:val="18"/>
          <w:szCs w:val="18"/>
          <w:lang w:eastAsia="en-GB"/>
          <w14:ligatures w14:val="none"/>
          <w:rPrChange w:id="361" w:author="Noe FLANDRE" w:date="2024-06-17T16:57:00Z">
            <w:rPr>
              <w:ins w:id="362" w:author="Noe FLANDRE" w:date="2024-06-17T16:56:00Z"/>
              <w:rFonts w:ascii="Times New Roman" w:eastAsia="Times New Roman" w:hAnsi="Times New Roman" w:cs="Times New Roman"/>
              <w:kern w:val="0"/>
              <w:lang w:eastAsia="en-GB"/>
              <w14:ligatures w14:val="none"/>
            </w:rPr>
          </w:rPrChange>
        </w:rPr>
      </w:pPr>
      <w:ins w:id="363" w:author="Noe FLANDRE" w:date="2024-06-17T16:56:00Z">
        <w:r w:rsidRPr="00334609">
          <w:rPr>
            <w:rFonts w:ascii="Times New Roman" w:eastAsia="Times New Roman" w:hAnsi="Times New Roman" w:cs="Times New Roman"/>
            <w:b/>
            <w:bCs/>
            <w:kern w:val="0"/>
            <w:sz w:val="18"/>
            <w:szCs w:val="18"/>
            <w:lang w:eastAsia="en-GB"/>
            <w14:ligatures w14:val="none"/>
            <w:rPrChange w:id="364" w:author="Noe FLANDRE" w:date="2024-06-17T16:57:00Z">
              <w:rPr>
                <w:rFonts w:ascii="Times New Roman" w:eastAsia="Times New Roman" w:hAnsi="Times New Roman" w:cs="Times New Roman"/>
                <w:b/>
                <w:bCs/>
                <w:kern w:val="0"/>
                <w:lang w:eastAsia="en-GB"/>
                <w14:ligatures w14:val="none"/>
              </w:rPr>
            </w:rPrChange>
          </w:rPr>
          <w:t>METEOR (Metric for Evaluation of Translation with Explicit Ordering):</w:t>
        </w:r>
        <w:r w:rsidRPr="00334609">
          <w:rPr>
            <w:rFonts w:ascii="Times New Roman" w:eastAsia="Times New Roman" w:hAnsi="Times New Roman" w:cs="Times New Roman"/>
            <w:kern w:val="0"/>
            <w:sz w:val="18"/>
            <w:szCs w:val="18"/>
            <w:lang w:eastAsia="en-GB"/>
            <w14:ligatures w14:val="none"/>
            <w:rPrChange w:id="365" w:author="Noe FLANDRE" w:date="2024-06-17T16:57:00Z">
              <w:rPr>
                <w:rFonts w:ascii="Times New Roman" w:eastAsia="Times New Roman" w:hAnsi="Times New Roman" w:cs="Times New Roman"/>
                <w:kern w:val="0"/>
                <w:lang w:eastAsia="en-GB"/>
                <w14:ligatures w14:val="none"/>
              </w:rPr>
            </w:rPrChange>
          </w:rPr>
          <w:t xml:space="preserve"> Combines n-gram matching with considering word order and synonyms.</w:t>
        </w:r>
      </w:ins>
    </w:p>
    <w:p w14:paraId="264C4B01" w14:textId="77777777" w:rsidR="00334609" w:rsidRPr="00334609" w:rsidRDefault="00334609" w:rsidP="00334609">
      <w:pPr>
        <w:numPr>
          <w:ilvl w:val="0"/>
          <w:numId w:val="2"/>
        </w:numPr>
        <w:spacing w:before="100" w:beforeAutospacing="1" w:after="100" w:afterAutospacing="1"/>
        <w:rPr>
          <w:ins w:id="366" w:author="Noe FLANDRE" w:date="2024-06-17T16:56:00Z"/>
          <w:rFonts w:ascii="Times New Roman" w:eastAsia="Times New Roman" w:hAnsi="Times New Roman" w:cs="Times New Roman"/>
          <w:kern w:val="0"/>
          <w:sz w:val="18"/>
          <w:szCs w:val="18"/>
          <w:lang w:eastAsia="en-GB"/>
          <w14:ligatures w14:val="none"/>
          <w:rPrChange w:id="367" w:author="Noe FLANDRE" w:date="2024-06-17T16:57:00Z">
            <w:rPr>
              <w:ins w:id="368" w:author="Noe FLANDRE" w:date="2024-06-17T16:56:00Z"/>
              <w:rFonts w:ascii="Times New Roman" w:eastAsia="Times New Roman" w:hAnsi="Times New Roman" w:cs="Times New Roman"/>
              <w:kern w:val="0"/>
              <w:lang w:eastAsia="en-GB"/>
              <w14:ligatures w14:val="none"/>
            </w:rPr>
          </w:rPrChange>
        </w:rPr>
      </w:pPr>
      <w:ins w:id="369" w:author="Noe FLANDRE" w:date="2024-06-17T16:56:00Z">
        <w:r w:rsidRPr="00334609">
          <w:rPr>
            <w:rFonts w:ascii="Times New Roman" w:eastAsia="Times New Roman" w:hAnsi="Times New Roman" w:cs="Times New Roman"/>
            <w:b/>
            <w:bCs/>
            <w:kern w:val="0"/>
            <w:sz w:val="18"/>
            <w:szCs w:val="18"/>
            <w:lang w:eastAsia="en-GB"/>
            <w14:ligatures w14:val="none"/>
            <w:rPrChange w:id="370" w:author="Noe FLANDRE" w:date="2024-06-17T16:57:00Z">
              <w:rPr>
                <w:rFonts w:ascii="Times New Roman" w:eastAsia="Times New Roman" w:hAnsi="Times New Roman" w:cs="Times New Roman"/>
                <w:b/>
                <w:bCs/>
                <w:kern w:val="0"/>
                <w:lang w:eastAsia="en-GB"/>
                <w14:ligatures w14:val="none"/>
              </w:rPr>
            </w:rPrChange>
          </w:rPr>
          <w:t>ROUGE (Recall-Oriented Understudy for Gisting Evaluation):</w:t>
        </w:r>
        <w:r w:rsidRPr="00334609">
          <w:rPr>
            <w:rFonts w:ascii="Times New Roman" w:eastAsia="Times New Roman" w:hAnsi="Times New Roman" w:cs="Times New Roman"/>
            <w:kern w:val="0"/>
            <w:sz w:val="18"/>
            <w:szCs w:val="18"/>
            <w:lang w:eastAsia="en-GB"/>
            <w14:ligatures w14:val="none"/>
            <w:rPrChange w:id="371" w:author="Noe FLANDRE" w:date="2024-06-17T16:57:00Z">
              <w:rPr>
                <w:rFonts w:ascii="Times New Roman" w:eastAsia="Times New Roman" w:hAnsi="Times New Roman" w:cs="Times New Roman"/>
                <w:kern w:val="0"/>
                <w:lang w:eastAsia="en-GB"/>
                <w14:ligatures w14:val="none"/>
              </w:rPr>
            </w:rPrChange>
          </w:rPr>
          <w:t xml:space="preserve"> A suite of metrics (ROUGE-1, ROUGE-2, ROUGE-L) focusing on recall (how much of the reference content is covered).</w:t>
        </w:r>
      </w:ins>
    </w:p>
    <w:p w14:paraId="57E6335D" w14:textId="77777777" w:rsidR="00334609" w:rsidRPr="00334609" w:rsidRDefault="00334609" w:rsidP="00334609">
      <w:pPr>
        <w:numPr>
          <w:ilvl w:val="1"/>
          <w:numId w:val="2"/>
        </w:numPr>
        <w:spacing w:before="100" w:beforeAutospacing="1" w:after="100" w:afterAutospacing="1"/>
        <w:rPr>
          <w:ins w:id="372" w:author="Noe FLANDRE" w:date="2024-06-17T16:56:00Z"/>
          <w:rFonts w:ascii="Times New Roman" w:eastAsia="Times New Roman" w:hAnsi="Times New Roman" w:cs="Times New Roman"/>
          <w:kern w:val="0"/>
          <w:sz w:val="18"/>
          <w:szCs w:val="18"/>
          <w:lang w:eastAsia="en-GB"/>
          <w14:ligatures w14:val="none"/>
          <w:rPrChange w:id="373" w:author="Noe FLANDRE" w:date="2024-06-17T16:57:00Z">
            <w:rPr>
              <w:ins w:id="374" w:author="Noe FLANDRE" w:date="2024-06-17T16:56:00Z"/>
              <w:rFonts w:ascii="Times New Roman" w:eastAsia="Times New Roman" w:hAnsi="Times New Roman" w:cs="Times New Roman"/>
              <w:kern w:val="0"/>
              <w:lang w:eastAsia="en-GB"/>
              <w14:ligatures w14:val="none"/>
            </w:rPr>
          </w:rPrChange>
        </w:rPr>
      </w:pPr>
      <w:ins w:id="375" w:author="Noe FLANDRE" w:date="2024-06-17T16:56:00Z">
        <w:r w:rsidRPr="00334609">
          <w:rPr>
            <w:rFonts w:ascii="Times New Roman" w:eastAsia="Times New Roman" w:hAnsi="Times New Roman" w:cs="Times New Roman"/>
            <w:b/>
            <w:bCs/>
            <w:kern w:val="0"/>
            <w:sz w:val="18"/>
            <w:szCs w:val="18"/>
            <w:lang w:eastAsia="en-GB"/>
            <w14:ligatures w14:val="none"/>
            <w:rPrChange w:id="376" w:author="Noe FLANDRE" w:date="2024-06-17T16:57:00Z">
              <w:rPr>
                <w:rFonts w:ascii="Times New Roman" w:eastAsia="Times New Roman" w:hAnsi="Times New Roman" w:cs="Times New Roman"/>
                <w:b/>
                <w:bCs/>
                <w:kern w:val="0"/>
                <w:lang w:eastAsia="en-GB"/>
                <w14:ligatures w14:val="none"/>
              </w:rPr>
            </w:rPrChange>
          </w:rPr>
          <w:t>ROUGE-N:</w:t>
        </w:r>
        <w:r w:rsidRPr="00334609">
          <w:rPr>
            <w:rFonts w:ascii="Times New Roman" w:eastAsia="Times New Roman" w:hAnsi="Times New Roman" w:cs="Times New Roman"/>
            <w:kern w:val="0"/>
            <w:sz w:val="18"/>
            <w:szCs w:val="18"/>
            <w:lang w:eastAsia="en-GB"/>
            <w14:ligatures w14:val="none"/>
            <w:rPrChange w:id="377" w:author="Noe FLANDRE" w:date="2024-06-17T16:57:00Z">
              <w:rPr>
                <w:rFonts w:ascii="Times New Roman" w:eastAsia="Times New Roman" w:hAnsi="Times New Roman" w:cs="Times New Roman"/>
                <w:kern w:val="0"/>
                <w:lang w:eastAsia="en-GB"/>
                <w14:ligatures w14:val="none"/>
              </w:rPr>
            </w:rPrChange>
          </w:rPr>
          <w:t xml:space="preserve"> Measures n-gram overlap (unigrams (single words) for ROUGE-1, bigrams (two-word sequences) for ROUGE-2).</w:t>
        </w:r>
      </w:ins>
    </w:p>
    <w:p w14:paraId="354D53FF" w14:textId="77777777" w:rsidR="00334609" w:rsidRPr="00334609" w:rsidRDefault="00334609" w:rsidP="00334609">
      <w:pPr>
        <w:numPr>
          <w:ilvl w:val="1"/>
          <w:numId w:val="2"/>
        </w:numPr>
        <w:spacing w:before="100" w:beforeAutospacing="1" w:after="100" w:afterAutospacing="1"/>
        <w:rPr>
          <w:ins w:id="378" w:author="Noe FLANDRE" w:date="2024-06-17T16:56:00Z"/>
          <w:rFonts w:ascii="Times New Roman" w:eastAsia="Times New Roman" w:hAnsi="Times New Roman" w:cs="Times New Roman"/>
          <w:kern w:val="0"/>
          <w:sz w:val="18"/>
          <w:szCs w:val="18"/>
          <w:lang w:eastAsia="en-GB"/>
          <w14:ligatures w14:val="none"/>
          <w:rPrChange w:id="379" w:author="Noe FLANDRE" w:date="2024-06-17T16:57:00Z">
            <w:rPr>
              <w:ins w:id="380" w:author="Noe FLANDRE" w:date="2024-06-17T16:56:00Z"/>
              <w:rFonts w:ascii="Times New Roman" w:eastAsia="Times New Roman" w:hAnsi="Times New Roman" w:cs="Times New Roman"/>
              <w:kern w:val="0"/>
              <w:lang w:eastAsia="en-GB"/>
              <w14:ligatures w14:val="none"/>
            </w:rPr>
          </w:rPrChange>
        </w:rPr>
      </w:pPr>
      <w:ins w:id="381" w:author="Noe FLANDRE" w:date="2024-06-17T16:56:00Z">
        <w:r w:rsidRPr="00334609">
          <w:rPr>
            <w:rFonts w:ascii="Times New Roman" w:eastAsia="Times New Roman" w:hAnsi="Times New Roman" w:cs="Times New Roman"/>
            <w:b/>
            <w:bCs/>
            <w:kern w:val="0"/>
            <w:sz w:val="18"/>
            <w:szCs w:val="18"/>
            <w:lang w:eastAsia="en-GB"/>
            <w14:ligatures w14:val="none"/>
            <w:rPrChange w:id="382" w:author="Noe FLANDRE" w:date="2024-06-17T16:57:00Z">
              <w:rPr>
                <w:rFonts w:ascii="Times New Roman" w:eastAsia="Times New Roman" w:hAnsi="Times New Roman" w:cs="Times New Roman"/>
                <w:b/>
                <w:bCs/>
                <w:kern w:val="0"/>
                <w:lang w:eastAsia="en-GB"/>
                <w14:ligatures w14:val="none"/>
              </w:rPr>
            </w:rPrChange>
          </w:rPr>
          <w:t>ROUGE-L:</w:t>
        </w:r>
        <w:r w:rsidRPr="00334609">
          <w:rPr>
            <w:rFonts w:ascii="Times New Roman" w:eastAsia="Times New Roman" w:hAnsi="Times New Roman" w:cs="Times New Roman"/>
            <w:kern w:val="0"/>
            <w:sz w:val="18"/>
            <w:szCs w:val="18"/>
            <w:lang w:eastAsia="en-GB"/>
            <w14:ligatures w14:val="none"/>
            <w:rPrChange w:id="383" w:author="Noe FLANDRE" w:date="2024-06-17T16:57:00Z">
              <w:rPr>
                <w:rFonts w:ascii="Times New Roman" w:eastAsia="Times New Roman" w:hAnsi="Times New Roman" w:cs="Times New Roman"/>
                <w:kern w:val="0"/>
                <w:lang w:eastAsia="en-GB"/>
                <w14:ligatures w14:val="none"/>
              </w:rPr>
            </w:rPrChange>
          </w:rPr>
          <w:t xml:space="preserve"> Considers Longest Common Subsequence (LCS) between the summary and reference, focusing on sentence-level similarity.</w:t>
        </w:r>
      </w:ins>
    </w:p>
    <w:p w14:paraId="176D5F93" w14:textId="729C35F9" w:rsidR="00334609" w:rsidRPr="00334609" w:rsidRDefault="0033460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A6D380E"/>
    <w:multiLevelType w:val="hybridMultilevel"/>
    <w:tmpl w:val="99F0FD3E"/>
    <w:lvl w:ilvl="0" w:tplc="9C969A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3B14BC"/>
    <w:multiLevelType w:val="multilevel"/>
    <w:tmpl w:val="23D4D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367958">
    <w:abstractNumId w:val="1"/>
  </w:num>
  <w:num w:numId="2" w16cid:durableId="1935280094">
    <w:abstractNumId w:val="2"/>
  </w:num>
  <w:num w:numId="3" w16cid:durableId="20413166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oe FLANDRE">
    <w15:presenceInfo w15:providerId="AD" w15:userId="S::noe.flandre@etu.mines-ales.fr::54f786ac-bb80-4134-8bc0-5cd7fcdec1c1"/>
  </w15:person>
  <w15:person w15:author="Giabbanelli, Philippe Joseph Dr.">
    <w15:presenceInfo w15:providerId="AD" w15:userId="S::giabbapj@miamioh.edu::a72f8be7-8383-4b48-87d4-2b51004f85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doNotDisplayPageBoundarie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506"/>
    <w:rsid w:val="000050F1"/>
    <w:rsid w:val="0006095C"/>
    <w:rsid w:val="000B1EDD"/>
    <w:rsid w:val="000F6DDB"/>
    <w:rsid w:val="00166446"/>
    <w:rsid w:val="00184D3C"/>
    <w:rsid w:val="00234D4F"/>
    <w:rsid w:val="002E6048"/>
    <w:rsid w:val="002F0FF5"/>
    <w:rsid w:val="00334609"/>
    <w:rsid w:val="00347D74"/>
    <w:rsid w:val="003C5862"/>
    <w:rsid w:val="004D61E2"/>
    <w:rsid w:val="004E7516"/>
    <w:rsid w:val="004E7A5E"/>
    <w:rsid w:val="005146F0"/>
    <w:rsid w:val="005423F6"/>
    <w:rsid w:val="00565C36"/>
    <w:rsid w:val="006D1630"/>
    <w:rsid w:val="0073445E"/>
    <w:rsid w:val="00747FFC"/>
    <w:rsid w:val="00765B2F"/>
    <w:rsid w:val="007A3DC1"/>
    <w:rsid w:val="007A4251"/>
    <w:rsid w:val="007E77B5"/>
    <w:rsid w:val="00850723"/>
    <w:rsid w:val="00850BA1"/>
    <w:rsid w:val="008806D0"/>
    <w:rsid w:val="008A251B"/>
    <w:rsid w:val="008A29EA"/>
    <w:rsid w:val="008B2258"/>
    <w:rsid w:val="00922706"/>
    <w:rsid w:val="009429B7"/>
    <w:rsid w:val="00994FED"/>
    <w:rsid w:val="009E66B5"/>
    <w:rsid w:val="00A30AAC"/>
    <w:rsid w:val="00A504A4"/>
    <w:rsid w:val="00AA3FD0"/>
    <w:rsid w:val="00AD243E"/>
    <w:rsid w:val="00B02449"/>
    <w:rsid w:val="00B13486"/>
    <w:rsid w:val="00B413AE"/>
    <w:rsid w:val="00B71319"/>
    <w:rsid w:val="00B86FAD"/>
    <w:rsid w:val="00BB0E6D"/>
    <w:rsid w:val="00BB587B"/>
    <w:rsid w:val="00BF4973"/>
    <w:rsid w:val="00C00EDC"/>
    <w:rsid w:val="00C135CD"/>
    <w:rsid w:val="00C5482C"/>
    <w:rsid w:val="00CA6834"/>
    <w:rsid w:val="00CB2A74"/>
    <w:rsid w:val="00D63CA9"/>
    <w:rsid w:val="00E76C2B"/>
    <w:rsid w:val="00EA184C"/>
    <w:rsid w:val="00EA6DFE"/>
    <w:rsid w:val="00EB3C19"/>
    <w:rsid w:val="00EF432A"/>
    <w:rsid w:val="00F217F0"/>
    <w:rsid w:val="00F57A61"/>
    <w:rsid w:val="00F75BEE"/>
    <w:rsid w:val="00F8628B"/>
    <w:rsid w:val="00FA289A"/>
    <w:rsid w:val="00FA7506"/>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B3BC6"/>
  <w15:chartTrackingRefBased/>
  <w15:docId w15:val="{BC348A52-4CED-FB44-8A7F-29552AEB1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A5E"/>
  </w:style>
  <w:style w:type="paragraph" w:styleId="Heading1">
    <w:name w:val="heading 1"/>
    <w:basedOn w:val="Normal"/>
    <w:next w:val="Normal"/>
    <w:link w:val="Heading1Char"/>
    <w:uiPriority w:val="9"/>
    <w:qFormat/>
    <w:rsid w:val="00FA75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5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5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5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5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5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5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5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5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5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5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5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5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5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506"/>
    <w:rPr>
      <w:rFonts w:eastAsiaTheme="majorEastAsia" w:cstheme="majorBidi"/>
      <w:color w:val="272727" w:themeColor="text1" w:themeTint="D8"/>
    </w:rPr>
  </w:style>
  <w:style w:type="paragraph" w:styleId="Title">
    <w:name w:val="Title"/>
    <w:basedOn w:val="Normal"/>
    <w:next w:val="Normal"/>
    <w:link w:val="TitleChar"/>
    <w:uiPriority w:val="10"/>
    <w:qFormat/>
    <w:rsid w:val="00FA75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50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5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7506"/>
    <w:rPr>
      <w:i/>
      <w:iCs/>
      <w:color w:val="404040" w:themeColor="text1" w:themeTint="BF"/>
    </w:rPr>
  </w:style>
  <w:style w:type="paragraph" w:styleId="ListParagraph">
    <w:name w:val="List Paragraph"/>
    <w:basedOn w:val="Normal"/>
    <w:uiPriority w:val="34"/>
    <w:qFormat/>
    <w:rsid w:val="00FA7506"/>
    <w:pPr>
      <w:ind w:left="720"/>
      <w:contextualSpacing/>
    </w:pPr>
  </w:style>
  <w:style w:type="character" w:styleId="IntenseEmphasis">
    <w:name w:val="Intense Emphasis"/>
    <w:basedOn w:val="DefaultParagraphFont"/>
    <w:uiPriority w:val="21"/>
    <w:qFormat/>
    <w:rsid w:val="00FA7506"/>
    <w:rPr>
      <w:i/>
      <w:iCs/>
      <w:color w:val="0F4761" w:themeColor="accent1" w:themeShade="BF"/>
    </w:rPr>
  </w:style>
  <w:style w:type="paragraph" w:styleId="IntenseQuote">
    <w:name w:val="Intense Quote"/>
    <w:basedOn w:val="Normal"/>
    <w:next w:val="Normal"/>
    <w:link w:val="IntenseQuoteChar"/>
    <w:uiPriority w:val="30"/>
    <w:qFormat/>
    <w:rsid w:val="00FA75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506"/>
    <w:rPr>
      <w:i/>
      <w:iCs/>
      <w:color w:val="0F4761" w:themeColor="accent1" w:themeShade="BF"/>
    </w:rPr>
  </w:style>
  <w:style w:type="character" w:styleId="IntenseReference">
    <w:name w:val="Intense Reference"/>
    <w:basedOn w:val="DefaultParagraphFont"/>
    <w:uiPriority w:val="32"/>
    <w:qFormat/>
    <w:rsid w:val="00FA7506"/>
    <w:rPr>
      <w:b/>
      <w:bCs/>
      <w:smallCaps/>
      <w:color w:val="0F4761" w:themeColor="accent1" w:themeShade="BF"/>
      <w:spacing w:val="5"/>
    </w:rPr>
  </w:style>
  <w:style w:type="character" w:styleId="CommentReference">
    <w:name w:val="annotation reference"/>
    <w:basedOn w:val="DefaultParagraphFont"/>
    <w:uiPriority w:val="99"/>
    <w:semiHidden/>
    <w:unhideWhenUsed/>
    <w:rsid w:val="00FA7506"/>
    <w:rPr>
      <w:sz w:val="16"/>
      <w:szCs w:val="16"/>
    </w:rPr>
  </w:style>
  <w:style w:type="paragraph" w:styleId="CommentText">
    <w:name w:val="annotation text"/>
    <w:basedOn w:val="Normal"/>
    <w:link w:val="CommentTextChar"/>
    <w:uiPriority w:val="99"/>
    <w:semiHidden/>
    <w:unhideWhenUsed/>
    <w:rsid w:val="00FA7506"/>
    <w:rPr>
      <w:sz w:val="20"/>
      <w:szCs w:val="20"/>
    </w:rPr>
  </w:style>
  <w:style w:type="character" w:customStyle="1" w:styleId="CommentTextChar">
    <w:name w:val="Comment Text Char"/>
    <w:basedOn w:val="DefaultParagraphFont"/>
    <w:link w:val="CommentText"/>
    <w:uiPriority w:val="99"/>
    <w:semiHidden/>
    <w:rsid w:val="00FA7506"/>
    <w:rPr>
      <w:sz w:val="20"/>
      <w:szCs w:val="20"/>
    </w:rPr>
  </w:style>
  <w:style w:type="character" w:styleId="Hyperlink">
    <w:name w:val="Hyperlink"/>
    <w:basedOn w:val="DefaultParagraphFont"/>
    <w:uiPriority w:val="99"/>
    <w:unhideWhenUsed/>
    <w:rsid w:val="00FA7506"/>
    <w:rPr>
      <w:color w:val="467886" w:themeColor="hyperlink"/>
      <w:u w:val="single"/>
    </w:rPr>
  </w:style>
  <w:style w:type="table" w:styleId="TableGrid">
    <w:name w:val="Table Grid"/>
    <w:basedOn w:val="TableNormal"/>
    <w:uiPriority w:val="39"/>
    <w:rsid w:val="00347D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B2258"/>
    <w:rPr>
      <w:b/>
      <w:bCs/>
    </w:rPr>
  </w:style>
  <w:style w:type="character" w:customStyle="1" w:styleId="CommentSubjectChar">
    <w:name w:val="Comment Subject Char"/>
    <w:basedOn w:val="CommentTextChar"/>
    <w:link w:val="CommentSubject"/>
    <w:uiPriority w:val="99"/>
    <w:semiHidden/>
    <w:rsid w:val="008B2258"/>
    <w:rPr>
      <w:b/>
      <w:bCs/>
      <w:sz w:val="20"/>
      <w:szCs w:val="20"/>
    </w:rPr>
  </w:style>
  <w:style w:type="paragraph" w:styleId="Revision">
    <w:name w:val="Revision"/>
    <w:hidden/>
    <w:uiPriority w:val="99"/>
    <w:semiHidden/>
    <w:rsid w:val="000B1EDD"/>
  </w:style>
  <w:style w:type="paragraph" w:styleId="FootnoteText">
    <w:name w:val="footnote text"/>
    <w:basedOn w:val="Normal"/>
    <w:link w:val="FootnoteTextChar"/>
    <w:uiPriority w:val="99"/>
    <w:semiHidden/>
    <w:unhideWhenUsed/>
    <w:rsid w:val="00C5482C"/>
    <w:rPr>
      <w:sz w:val="20"/>
      <w:szCs w:val="20"/>
    </w:rPr>
  </w:style>
  <w:style w:type="character" w:customStyle="1" w:styleId="FootnoteTextChar">
    <w:name w:val="Footnote Text Char"/>
    <w:basedOn w:val="DefaultParagraphFont"/>
    <w:link w:val="FootnoteText"/>
    <w:uiPriority w:val="99"/>
    <w:semiHidden/>
    <w:rsid w:val="00C5482C"/>
    <w:rPr>
      <w:sz w:val="20"/>
      <w:szCs w:val="20"/>
    </w:rPr>
  </w:style>
  <w:style w:type="character" w:styleId="FootnoteReference">
    <w:name w:val="footnote reference"/>
    <w:basedOn w:val="DefaultParagraphFont"/>
    <w:uiPriority w:val="99"/>
    <w:semiHidden/>
    <w:unhideWhenUsed/>
    <w:rsid w:val="00C5482C"/>
    <w:rPr>
      <w:vertAlign w:val="superscript"/>
    </w:rPr>
  </w:style>
  <w:style w:type="paragraph" w:styleId="NormalWeb">
    <w:name w:val="Normal (Web)"/>
    <w:basedOn w:val="Normal"/>
    <w:uiPriority w:val="99"/>
    <w:semiHidden/>
    <w:unhideWhenUsed/>
    <w:rsid w:val="0033460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346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460632">
      <w:bodyDiv w:val="1"/>
      <w:marLeft w:val="0"/>
      <w:marRight w:val="0"/>
      <w:marTop w:val="0"/>
      <w:marBottom w:val="0"/>
      <w:divBdr>
        <w:top w:val="none" w:sz="0" w:space="0" w:color="auto"/>
        <w:left w:val="none" w:sz="0" w:space="0" w:color="auto"/>
        <w:bottom w:val="none" w:sz="0" w:space="0" w:color="auto"/>
        <w:right w:val="none" w:sz="0" w:space="0" w:color="auto"/>
      </w:divBdr>
    </w:div>
    <w:div w:id="930233530">
      <w:bodyDiv w:val="1"/>
      <w:marLeft w:val="0"/>
      <w:marRight w:val="0"/>
      <w:marTop w:val="0"/>
      <w:marBottom w:val="0"/>
      <w:divBdr>
        <w:top w:val="none" w:sz="0" w:space="0" w:color="auto"/>
        <w:left w:val="none" w:sz="0" w:space="0" w:color="auto"/>
        <w:bottom w:val="none" w:sz="0" w:space="0" w:color="auto"/>
        <w:right w:val="none" w:sz="0" w:space="0" w:color="auto"/>
      </w:divBdr>
    </w:div>
    <w:div w:id="1275669351">
      <w:bodyDiv w:val="1"/>
      <w:marLeft w:val="0"/>
      <w:marRight w:val="0"/>
      <w:marTop w:val="0"/>
      <w:marBottom w:val="0"/>
      <w:divBdr>
        <w:top w:val="none" w:sz="0" w:space="0" w:color="auto"/>
        <w:left w:val="none" w:sz="0" w:space="0" w:color="auto"/>
        <w:bottom w:val="none" w:sz="0" w:space="0" w:color="auto"/>
        <w:right w:val="none" w:sz="0" w:space="0" w:color="auto"/>
      </w:divBdr>
    </w:div>
    <w:div w:id="1554461551">
      <w:bodyDiv w:val="1"/>
      <w:marLeft w:val="0"/>
      <w:marRight w:val="0"/>
      <w:marTop w:val="0"/>
      <w:marBottom w:val="0"/>
      <w:divBdr>
        <w:top w:val="none" w:sz="0" w:space="0" w:color="auto"/>
        <w:left w:val="none" w:sz="0" w:space="0" w:color="auto"/>
        <w:bottom w:val="none" w:sz="0" w:space="0" w:color="auto"/>
        <w:right w:val="none" w:sz="0" w:space="0" w:color="auto"/>
      </w:divBdr>
      <w:divsChild>
        <w:div w:id="667051619">
          <w:marLeft w:val="0"/>
          <w:marRight w:val="0"/>
          <w:marTop w:val="0"/>
          <w:marBottom w:val="0"/>
          <w:divBdr>
            <w:top w:val="none" w:sz="0" w:space="0" w:color="auto"/>
            <w:left w:val="none" w:sz="0" w:space="0" w:color="auto"/>
            <w:bottom w:val="none" w:sz="0" w:space="0" w:color="auto"/>
            <w:right w:val="none" w:sz="0" w:space="0" w:color="auto"/>
          </w:divBdr>
        </w:div>
        <w:div w:id="336007286">
          <w:marLeft w:val="0"/>
          <w:marRight w:val="0"/>
          <w:marTop w:val="0"/>
          <w:marBottom w:val="0"/>
          <w:divBdr>
            <w:top w:val="none" w:sz="0" w:space="0" w:color="auto"/>
            <w:left w:val="none" w:sz="0" w:space="0" w:color="auto"/>
            <w:bottom w:val="none" w:sz="0" w:space="0" w:color="auto"/>
            <w:right w:val="none" w:sz="0" w:space="0" w:color="auto"/>
          </w:divBdr>
        </w:div>
        <w:div w:id="483351585">
          <w:marLeft w:val="0"/>
          <w:marRight w:val="0"/>
          <w:marTop w:val="0"/>
          <w:marBottom w:val="0"/>
          <w:divBdr>
            <w:top w:val="none" w:sz="0" w:space="0" w:color="auto"/>
            <w:left w:val="none" w:sz="0" w:space="0" w:color="auto"/>
            <w:bottom w:val="none" w:sz="0" w:space="0" w:color="auto"/>
            <w:right w:val="none" w:sz="0" w:space="0" w:color="auto"/>
          </w:divBdr>
        </w:div>
        <w:div w:id="309141023">
          <w:marLeft w:val="0"/>
          <w:marRight w:val="0"/>
          <w:marTop w:val="0"/>
          <w:marBottom w:val="0"/>
          <w:divBdr>
            <w:top w:val="none" w:sz="0" w:space="0" w:color="auto"/>
            <w:left w:val="none" w:sz="0" w:space="0" w:color="auto"/>
            <w:bottom w:val="none" w:sz="0" w:space="0" w:color="auto"/>
            <w:right w:val="none" w:sz="0" w:space="0" w:color="auto"/>
          </w:divBdr>
        </w:div>
        <w:div w:id="336008130">
          <w:marLeft w:val="0"/>
          <w:marRight w:val="0"/>
          <w:marTop w:val="0"/>
          <w:marBottom w:val="0"/>
          <w:divBdr>
            <w:top w:val="none" w:sz="0" w:space="0" w:color="auto"/>
            <w:left w:val="none" w:sz="0" w:space="0" w:color="auto"/>
            <w:bottom w:val="none" w:sz="0" w:space="0" w:color="auto"/>
            <w:right w:val="none" w:sz="0" w:space="0" w:color="auto"/>
          </w:divBdr>
        </w:div>
        <w:div w:id="144859264">
          <w:marLeft w:val="0"/>
          <w:marRight w:val="0"/>
          <w:marTop w:val="0"/>
          <w:marBottom w:val="0"/>
          <w:divBdr>
            <w:top w:val="none" w:sz="0" w:space="0" w:color="auto"/>
            <w:left w:val="none" w:sz="0" w:space="0" w:color="auto"/>
            <w:bottom w:val="none" w:sz="0" w:space="0" w:color="auto"/>
            <w:right w:val="none" w:sz="0" w:space="0" w:color="auto"/>
          </w:divBdr>
        </w:div>
        <w:div w:id="1020083166">
          <w:marLeft w:val="0"/>
          <w:marRight w:val="0"/>
          <w:marTop w:val="0"/>
          <w:marBottom w:val="0"/>
          <w:divBdr>
            <w:top w:val="none" w:sz="0" w:space="0" w:color="auto"/>
            <w:left w:val="none" w:sz="0" w:space="0" w:color="auto"/>
            <w:bottom w:val="none" w:sz="0" w:space="0" w:color="auto"/>
            <w:right w:val="none" w:sz="0" w:space="0" w:color="auto"/>
          </w:divBdr>
        </w:div>
        <w:div w:id="1083991037">
          <w:marLeft w:val="0"/>
          <w:marRight w:val="0"/>
          <w:marTop w:val="0"/>
          <w:marBottom w:val="0"/>
          <w:divBdr>
            <w:top w:val="none" w:sz="0" w:space="0" w:color="auto"/>
            <w:left w:val="none" w:sz="0" w:space="0" w:color="auto"/>
            <w:bottom w:val="none" w:sz="0" w:space="0" w:color="auto"/>
            <w:right w:val="none" w:sz="0" w:space="0" w:color="auto"/>
          </w:divBdr>
        </w:div>
        <w:div w:id="71506814">
          <w:marLeft w:val="0"/>
          <w:marRight w:val="0"/>
          <w:marTop w:val="0"/>
          <w:marBottom w:val="0"/>
          <w:divBdr>
            <w:top w:val="none" w:sz="0" w:space="0" w:color="auto"/>
            <w:left w:val="none" w:sz="0" w:space="0" w:color="auto"/>
            <w:bottom w:val="none" w:sz="0" w:space="0" w:color="auto"/>
            <w:right w:val="none" w:sz="0" w:space="0" w:color="auto"/>
          </w:divBdr>
        </w:div>
        <w:div w:id="807698276">
          <w:marLeft w:val="0"/>
          <w:marRight w:val="0"/>
          <w:marTop w:val="0"/>
          <w:marBottom w:val="0"/>
          <w:divBdr>
            <w:top w:val="none" w:sz="0" w:space="0" w:color="auto"/>
            <w:left w:val="none" w:sz="0" w:space="0" w:color="auto"/>
            <w:bottom w:val="none" w:sz="0" w:space="0" w:color="auto"/>
            <w:right w:val="none" w:sz="0" w:space="0" w:color="auto"/>
          </w:divBdr>
        </w:div>
        <w:div w:id="1175657322">
          <w:marLeft w:val="0"/>
          <w:marRight w:val="0"/>
          <w:marTop w:val="0"/>
          <w:marBottom w:val="0"/>
          <w:divBdr>
            <w:top w:val="none" w:sz="0" w:space="0" w:color="auto"/>
            <w:left w:val="none" w:sz="0" w:space="0" w:color="auto"/>
            <w:bottom w:val="none" w:sz="0" w:space="0" w:color="auto"/>
            <w:right w:val="none" w:sz="0" w:space="0" w:color="auto"/>
          </w:divBdr>
        </w:div>
        <w:div w:id="897011318">
          <w:marLeft w:val="0"/>
          <w:marRight w:val="0"/>
          <w:marTop w:val="0"/>
          <w:marBottom w:val="0"/>
          <w:divBdr>
            <w:top w:val="none" w:sz="0" w:space="0" w:color="auto"/>
            <w:left w:val="none" w:sz="0" w:space="0" w:color="auto"/>
            <w:bottom w:val="none" w:sz="0" w:space="0" w:color="auto"/>
            <w:right w:val="none" w:sz="0" w:space="0" w:color="auto"/>
          </w:divBdr>
        </w:div>
        <w:div w:id="863249111">
          <w:marLeft w:val="0"/>
          <w:marRight w:val="0"/>
          <w:marTop w:val="0"/>
          <w:marBottom w:val="0"/>
          <w:divBdr>
            <w:top w:val="none" w:sz="0" w:space="0" w:color="auto"/>
            <w:left w:val="none" w:sz="0" w:space="0" w:color="auto"/>
            <w:bottom w:val="none" w:sz="0" w:space="0" w:color="auto"/>
            <w:right w:val="none" w:sz="0" w:space="0" w:color="auto"/>
          </w:divBdr>
        </w:div>
        <w:div w:id="375587163">
          <w:marLeft w:val="0"/>
          <w:marRight w:val="0"/>
          <w:marTop w:val="0"/>
          <w:marBottom w:val="0"/>
          <w:divBdr>
            <w:top w:val="none" w:sz="0" w:space="0" w:color="auto"/>
            <w:left w:val="none" w:sz="0" w:space="0" w:color="auto"/>
            <w:bottom w:val="none" w:sz="0" w:space="0" w:color="auto"/>
            <w:right w:val="none" w:sz="0" w:space="0" w:color="auto"/>
          </w:divBdr>
        </w:div>
        <w:div w:id="2112815136">
          <w:marLeft w:val="0"/>
          <w:marRight w:val="0"/>
          <w:marTop w:val="0"/>
          <w:marBottom w:val="0"/>
          <w:divBdr>
            <w:top w:val="none" w:sz="0" w:space="0" w:color="auto"/>
            <w:left w:val="none" w:sz="0" w:space="0" w:color="auto"/>
            <w:bottom w:val="none" w:sz="0" w:space="0" w:color="auto"/>
            <w:right w:val="none" w:sz="0" w:space="0" w:color="auto"/>
          </w:divBdr>
        </w:div>
        <w:div w:id="1401514100">
          <w:marLeft w:val="0"/>
          <w:marRight w:val="0"/>
          <w:marTop w:val="0"/>
          <w:marBottom w:val="0"/>
          <w:divBdr>
            <w:top w:val="none" w:sz="0" w:space="0" w:color="auto"/>
            <w:left w:val="none" w:sz="0" w:space="0" w:color="auto"/>
            <w:bottom w:val="none" w:sz="0" w:space="0" w:color="auto"/>
            <w:right w:val="none" w:sz="0" w:space="0" w:color="auto"/>
          </w:divBdr>
        </w:div>
      </w:divsChild>
    </w:div>
    <w:div w:id="1674916049">
      <w:bodyDiv w:val="1"/>
      <w:marLeft w:val="0"/>
      <w:marRight w:val="0"/>
      <w:marTop w:val="0"/>
      <w:marBottom w:val="0"/>
      <w:divBdr>
        <w:top w:val="none" w:sz="0" w:space="0" w:color="auto"/>
        <w:left w:val="none" w:sz="0" w:space="0" w:color="auto"/>
        <w:bottom w:val="none" w:sz="0" w:space="0" w:color="auto"/>
        <w:right w:val="none" w:sz="0" w:space="0" w:color="auto"/>
      </w:divBdr>
    </w:div>
    <w:div w:id="2110395467">
      <w:bodyDiv w:val="1"/>
      <w:marLeft w:val="0"/>
      <w:marRight w:val="0"/>
      <w:marTop w:val="0"/>
      <w:marBottom w:val="0"/>
      <w:divBdr>
        <w:top w:val="none" w:sz="0" w:space="0" w:color="auto"/>
        <w:left w:val="none" w:sz="0" w:space="0" w:color="auto"/>
        <w:bottom w:val="none" w:sz="0" w:space="0" w:color="auto"/>
        <w:right w:val="none" w:sz="0" w:space="0" w:color="auto"/>
      </w:divBdr>
    </w:div>
    <w:div w:id="2139450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FDA26-F85F-8A43-8FBB-92F215EB0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6</Pages>
  <Words>1924</Words>
  <Characters>10971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 FLANDRE</dc:creator>
  <cp:keywords/>
  <dc:description/>
  <cp:lastModifiedBy>Noe FLANDRE</cp:lastModifiedBy>
  <cp:revision>18</cp:revision>
  <dcterms:created xsi:type="dcterms:W3CDTF">2024-06-17T20:34:00Z</dcterms:created>
  <dcterms:modified xsi:type="dcterms:W3CDTF">2024-06-23T19:28:00Z</dcterms:modified>
</cp:coreProperties>
</file>